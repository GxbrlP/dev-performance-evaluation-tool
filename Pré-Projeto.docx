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01"/>
        <w:gridCol w:w="3647"/>
      </w:tblGrid>
      <w:tr w:rsidR="00F0030C" w14:paraId="16A1172A" w14:textId="77777777" w:rsidTr="005417C6">
        <w:tc>
          <w:tcPr>
            <w:tcW w:w="8948" w:type="dxa"/>
            <w:gridSpan w:val="2"/>
          </w:tcPr>
          <w:p w14:paraId="27F900D1" w14:textId="2EB45B8D" w:rsidR="00F0030C" w:rsidRDefault="00F0030C" w:rsidP="00BE39CF">
            <w:pPr>
              <w:pStyle w:val="Cabealho"/>
              <w:tabs>
                <w:tab w:val="clear" w:pos="8640"/>
                <w:tab w:val="right" w:pos="8931"/>
              </w:tabs>
              <w:ind w:right="141"/>
              <w:jc w:val="center"/>
              <w:rPr>
                <w:rStyle w:val="Nmerodepgina"/>
              </w:rPr>
            </w:pPr>
            <w:bookmarkStart w:id="0" w:name="_Toc420723208"/>
            <w:bookmarkStart w:id="1" w:name="_Toc482682369"/>
            <w:bookmarkStart w:id="2" w:name="_Toc54164903"/>
            <w:bookmarkStart w:id="3" w:name="_Toc54165663"/>
            <w:bookmarkStart w:id="4" w:name="_Toc54169315"/>
            <w:bookmarkStart w:id="5" w:name="_Toc96347419"/>
            <w:bookmarkStart w:id="6" w:name="_Toc96357709"/>
            <w:bookmarkStart w:id="7" w:name="_Toc96491849"/>
            <w:bookmarkStart w:id="8" w:name="_Toc411603089"/>
            <w:r>
              <w:rPr>
                <w:rStyle w:val="Nmerodepgina"/>
              </w:rPr>
              <w:t>CURSO DE CIÊNCIA DA COMPUTAÇÃO – TCC</w:t>
            </w:r>
            <w:r w:rsidR="00576CD3">
              <w:rPr>
                <w:rStyle w:val="Nmerodepgina"/>
              </w:rPr>
              <w:t xml:space="preserve"> </w:t>
            </w:r>
            <w:r w:rsidR="00576CD3" w:rsidRPr="009C0C46">
              <w:rPr>
                <w:rStyle w:val="Nmerodepgina"/>
              </w:rPr>
              <w:t>(RES_</w:t>
            </w:r>
            <w:r w:rsidR="00576CD3" w:rsidRPr="00576CD3">
              <w:rPr>
                <w:rStyle w:val="Nmerodepgina"/>
              </w:rPr>
              <w:t>020/2016</w:t>
            </w:r>
            <w:r w:rsidR="00576CD3" w:rsidRPr="009C0C46">
              <w:rPr>
                <w:rStyle w:val="Nmerodepgina"/>
              </w:rPr>
              <w:t>)</w:t>
            </w:r>
          </w:p>
        </w:tc>
      </w:tr>
      <w:tr w:rsidR="00F0030C" w14:paraId="69160EAA" w14:textId="77777777" w:rsidTr="005417C6">
        <w:tc>
          <w:tcPr>
            <w:tcW w:w="5301" w:type="dxa"/>
          </w:tcPr>
          <w:p w14:paraId="3D025371" w14:textId="6B6CB8B5" w:rsidR="00F0030C" w:rsidRPr="003C5262" w:rsidRDefault="00F0030C" w:rsidP="00BE39CF">
            <w:pPr>
              <w:pStyle w:val="Cabealho"/>
              <w:tabs>
                <w:tab w:val="clear" w:pos="8640"/>
                <w:tab w:val="right" w:pos="8931"/>
              </w:tabs>
              <w:ind w:right="141"/>
            </w:pPr>
            <w:proofErr w:type="gramStart"/>
            <w:r>
              <w:rPr>
                <w:rStyle w:val="Nmerodepgina"/>
              </w:rPr>
              <w:t xml:space="preserve">(  </w:t>
            </w:r>
            <w:r w:rsidR="00AA377C">
              <w:rPr>
                <w:rStyle w:val="Nmerodepgina"/>
              </w:rPr>
              <w:t>X</w:t>
            </w:r>
            <w:r>
              <w:rPr>
                <w:rStyle w:val="Nmerodepgina"/>
              </w:rPr>
              <w:t xml:space="preserve">  )</w:t>
            </w:r>
            <w:proofErr w:type="gramEnd"/>
            <w:r>
              <w:rPr>
                <w:rStyle w:val="Nmerodepgina"/>
              </w:rPr>
              <w:t xml:space="preserve"> PRÉ-PROJETO  </w:t>
            </w:r>
            <w:proofErr w:type="gramStart"/>
            <w:r>
              <w:rPr>
                <w:rStyle w:val="Nmerodepgina"/>
              </w:rPr>
              <w:t>   (</w:t>
            </w:r>
            <w:proofErr w:type="gramEnd"/>
            <w:r>
              <w:t>   </w:t>
            </w:r>
            <w:proofErr w:type="gramStart"/>
            <w:r>
              <w:t>  )</w:t>
            </w:r>
            <w:proofErr w:type="gramEnd"/>
            <w:r>
              <w:t xml:space="preserve"> </w:t>
            </w:r>
            <w:r>
              <w:rPr>
                <w:rStyle w:val="Nmerodepgina"/>
              </w:rPr>
              <w:t xml:space="preserve">PROJETO </w:t>
            </w:r>
          </w:p>
        </w:tc>
        <w:tc>
          <w:tcPr>
            <w:tcW w:w="3647" w:type="dxa"/>
          </w:tcPr>
          <w:p w14:paraId="1D47DDD6" w14:textId="58290797" w:rsidR="00F0030C" w:rsidRDefault="00F0030C" w:rsidP="00BE39CF">
            <w:pPr>
              <w:pStyle w:val="Cabealho"/>
              <w:tabs>
                <w:tab w:val="clear" w:pos="8640"/>
                <w:tab w:val="right" w:pos="8931"/>
              </w:tabs>
              <w:ind w:right="141"/>
              <w:rPr>
                <w:rStyle w:val="Nmerodepgina"/>
              </w:rPr>
            </w:pPr>
            <w:r>
              <w:rPr>
                <w:rStyle w:val="Nmerodepgina"/>
              </w:rPr>
              <w:t xml:space="preserve">ANO/SEMESTRE: </w:t>
            </w:r>
            <w:r w:rsidR="002F6021">
              <w:rPr>
                <w:rStyle w:val="Nmerodepgina"/>
              </w:rPr>
              <w:t>202</w:t>
            </w:r>
            <w:r w:rsidR="006D5B8B">
              <w:rPr>
                <w:rStyle w:val="Nmerodepgina"/>
              </w:rPr>
              <w:t>5</w:t>
            </w:r>
            <w:r>
              <w:rPr>
                <w:rStyle w:val="Nmerodepgina"/>
              </w:rPr>
              <w:t>/</w:t>
            </w:r>
            <w:r w:rsidR="00011710">
              <w:rPr>
                <w:rStyle w:val="Nmerodepgina"/>
              </w:rPr>
              <w:t>2</w:t>
            </w:r>
          </w:p>
        </w:tc>
      </w:tr>
    </w:tbl>
    <w:p w14:paraId="6A138A2F" w14:textId="612C32E7" w:rsidR="002B0EDC" w:rsidRPr="00B00E04" w:rsidRDefault="005417C6" w:rsidP="005417C6">
      <w:pPr>
        <w:pStyle w:val="TF-TTULO"/>
      </w:pPr>
      <w:r>
        <w:t>Ferramenta de avaliação de performance de desenvolvedores com base em métricas de código, matriz de competência e soft skills</w:t>
      </w:r>
    </w:p>
    <w:p w14:paraId="0AA923EA" w14:textId="2FDCDE56" w:rsidR="001E682E" w:rsidRDefault="00AA377C" w:rsidP="00752038">
      <w:pPr>
        <w:pStyle w:val="TF-AUTOR0"/>
      </w:pPr>
      <w:r>
        <w:t>Gabriel Eduardo Pereira</w:t>
      </w:r>
    </w:p>
    <w:p w14:paraId="15D37EA2" w14:textId="3C87B2B7" w:rsidR="001E682E" w:rsidRDefault="00011710" w:rsidP="001E682E">
      <w:pPr>
        <w:pStyle w:val="TF-AUTOR0"/>
      </w:pPr>
      <w:r>
        <w:t>p</w:t>
      </w:r>
      <w:r w:rsidR="001E682E">
        <w:t xml:space="preserve">rof. </w:t>
      </w:r>
      <w:r w:rsidR="00AA377C" w:rsidRPr="00AA377C">
        <w:t>André Felipe Bürger</w:t>
      </w:r>
      <w:r w:rsidR="00AA377C">
        <w:t xml:space="preserve"> – Orientador</w:t>
      </w:r>
    </w:p>
    <w:p w14:paraId="401C6CA4" w14:textId="207652DB" w:rsidR="00F255FC" w:rsidRPr="007D10F2" w:rsidRDefault="00F255FC" w:rsidP="00424AD5">
      <w:pPr>
        <w:pStyle w:val="Ttulo1"/>
      </w:pPr>
      <w:r w:rsidRPr="007D10F2">
        <w:t xml:space="preserve">Introdução </w:t>
      </w:r>
      <w:bookmarkEnd w:id="0"/>
      <w:bookmarkEnd w:id="1"/>
      <w:bookmarkEnd w:id="2"/>
      <w:bookmarkEnd w:id="3"/>
      <w:bookmarkEnd w:id="4"/>
      <w:bookmarkEnd w:id="5"/>
      <w:bookmarkEnd w:id="6"/>
      <w:bookmarkEnd w:id="7"/>
      <w:bookmarkEnd w:id="8"/>
    </w:p>
    <w:p w14:paraId="5C323B09" w14:textId="7065C98C" w:rsidR="002E70B0" w:rsidRDefault="002E70B0" w:rsidP="002E70B0">
      <w:pPr>
        <w:pStyle w:val="TF-TEXTO"/>
      </w:pPr>
      <w:r>
        <w:t>A indústria de desenvolvimento de software tem se consolidado como uma das áreas mais dinâmicas e estratégicas da sociedade contemporânea, desempenhando papel central em processos de transformação digital, inovação e competitividade organizacional. Nesse cenário, a avaliação da performance de desenvolvedores torna-se um tema relevante tanto para gestores quanto para pesquisadores, pois envolve não apenas indicadores técnicos de produtividade, mas também fatores humanos e sociais que influenciam diretamente na qualidade do trabalho e no bem-estar das equipes.</w:t>
      </w:r>
    </w:p>
    <w:p w14:paraId="08EA7C6D" w14:textId="1226C407" w:rsidR="002E70B0" w:rsidRDefault="002E70B0" w:rsidP="002E70B0">
      <w:pPr>
        <w:pStyle w:val="TF-TEXTO"/>
      </w:pPr>
      <w:r>
        <w:t xml:space="preserve">Tradicionalmente, a performance de profissionais de software tem sido medida a partir de métricas objetivas, como número de </w:t>
      </w:r>
      <w:proofErr w:type="spellStart"/>
      <w:r w:rsidRPr="00195E1A">
        <w:rPr>
          <w:i/>
          <w:iCs/>
        </w:rPr>
        <w:t>commits</w:t>
      </w:r>
      <w:proofErr w:type="spellEnd"/>
      <w:r>
        <w:t xml:space="preserve">, linhas de código, resolução de tarefas ou tempo de entrega. Embora úteis em determinados contextos, essas métricas apresentam limitações significativas, pois ignoram aspectos fundamentais relacionados à colaboração, engajamento, criatividade, competências técnicas específicas e </w:t>
      </w:r>
      <w:r w:rsidRPr="00A851C3">
        <w:rPr>
          <w:i/>
          <w:iCs/>
        </w:rPr>
        <w:t>soft skills</w:t>
      </w:r>
      <w:r>
        <w:t>. Além disso, avaliações puramente quantitativas podem gerar pressão indevida sobre os desenvolvedores, reduzindo sua motivação e comprometendo a qualidade das entregas.</w:t>
      </w:r>
    </w:p>
    <w:p w14:paraId="647CB860" w14:textId="7DF55F15" w:rsidR="002E70B0" w:rsidRDefault="002E70B0" w:rsidP="002E70B0">
      <w:pPr>
        <w:pStyle w:val="TF-TEXTO"/>
      </w:pPr>
      <w:r>
        <w:t>Nos últimos anos, diferentes estudos e ferramentas têm buscado propor abordagens alternativas para avaliar produtividade e performance de forma mais humanizada. Pesquisas recentes destacam a importância de considerar fatores emocionais, contextuais e comportamentais no processo de avaliação, ampliando a visão do gestor sobre sua equipe. Nesse sentido, líderes técnicos (</w:t>
      </w:r>
      <w:r w:rsidRPr="00DB1B68">
        <w:rPr>
          <w:i/>
          <w:iCs/>
        </w:rPr>
        <w:t>tech</w:t>
      </w:r>
      <w:r>
        <w:t xml:space="preserve"> </w:t>
      </w:r>
      <w:r w:rsidRPr="00DB1B68">
        <w:rPr>
          <w:i/>
          <w:iCs/>
        </w:rPr>
        <w:t>leads</w:t>
      </w:r>
      <w:r>
        <w:t>) desempenham papel crucial, pois são responsáveis não apenas pela supervisão das atividades de desenvolvimento, mas também pelo suporte ao crescimento individual e coletivo dos desenvolvedores.</w:t>
      </w:r>
    </w:p>
    <w:p w14:paraId="444E78E6" w14:textId="1AB4E635" w:rsidR="002E70B0" w:rsidRDefault="002E70B0" w:rsidP="002E70B0">
      <w:pPr>
        <w:pStyle w:val="TF-TEXTO"/>
      </w:pPr>
      <w:r>
        <w:t xml:space="preserve">Apesar desses avanços, ainda não existe uma solução integrada que combine métricas de código, matriz de competências e avaliação de </w:t>
      </w:r>
      <w:r w:rsidRPr="00A851C3">
        <w:rPr>
          <w:i/>
          <w:iCs/>
        </w:rPr>
        <w:t>soft skills</w:t>
      </w:r>
      <w:r>
        <w:t>, oferecendo uma visão equilibrada e humanizada da performance. A ausência de ferramentas com esse enfoque deixa uma lacuna tanto no campo acadêmico quanto no prático, especialmente em ambientes ágeis, nos quais a adaptabilidade e a saúde organizacional são essenciais para o sucesso das equipes.</w:t>
      </w:r>
    </w:p>
    <w:p w14:paraId="6C91384C" w14:textId="47B4B71D" w:rsidR="00282788" w:rsidRDefault="002E70B0" w:rsidP="00211458">
      <w:pPr>
        <w:pStyle w:val="TF-TEXTO"/>
      </w:pPr>
      <w:r>
        <w:t>Diante desse contexto, surge a seguinte pergunta de pesquisa:</w:t>
      </w:r>
      <w:r w:rsidR="00EB6DE9">
        <w:t xml:space="preserve"> “</w:t>
      </w:r>
      <w:r w:rsidR="000C7E66">
        <w:t>C</w:t>
      </w:r>
      <w:r>
        <w:t xml:space="preserve">omo desenvolver uma ferramenta que permita avaliar a performance de desenvolvedores de software de forma humanizada, integrando métricas técnicas e aspectos relacionados a competências e </w:t>
      </w:r>
      <w:r w:rsidRPr="00A851C3">
        <w:rPr>
          <w:i/>
          <w:iCs/>
        </w:rPr>
        <w:t>soft skills</w:t>
      </w:r>
      <w:r>
        <w:t>, sem gerar pressão indevida sobre o profissional e oferecendo suporte à atuação de líderes técnicos?</w:t>
      </w:r>
      <w:r w:rsidR="00EB6DE9">
        <w:t>”.</w:t>
      </w:r>
    </w:p>
    <w:p w14:paraId="4DEEAE1F" w14:textId="5E16B1E1" w:rsidR="00F255FC" w:rsidRPr="00F55047" w:rsidRDefault="00F255FC" w:rsidP="007309E8">
      <w:pPr>
        <w:pStyle w:val="Ttulo2"/>
      </w:pPr>
      <w:bookmarkStart w:id="9" w:name="_Toc419598576"/>
      <w:bookmarkStart w:id="10" w:name="_Toc420721317"/>
      <w:bookmarkStart w:id="11" w:name="_Toc420721467"/>
      <w:bookmarkStart w:id="12" w:name="_Toc420721562"/>
      <w:bookmarkStart w:id="13" w:name="_Toc420721768"/>
      <w:bookmarkStart w:id="14" w:name="_Toc420723209"/>
      <w:bookmarkStart w:id="15" w:name="_Toc482682370"/>
      <w:bookmarkStart w:id="16" w:name="_Toc54164904"/>
      <w:bookmarkStart w:id="17" w:name="_Toc54165664"/>
      <w:bookmarkStart w:id="18" w:name="_Toc54169316"/>
      <w:bookmarkStart w:id="19" w:name="_Toc96347426"/>
      <w:bookmarkStart w:id="20" w:name="_Toc96357710"/>
      <w:bookmarkStart w:id="21" w:name="_Toc96491850"/>
      <w:bookmarkStart w:id="22" w:name="_Toc411603090"/>
      <w:r w:rsidRPr="00F55047">
        <w:t>OBJETIVOS</w:t>
      </w:r>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4F77DC8C" w14:textId="5361A35C" w:rsidR="00C35E57" w:rsidRDefault="00C35E57" w:rsidP="0074729A">
      <w:pPr>
        <w:pStyle w:val="TF-TEXTO"/>
      </w:pPr>
      <w:r>
        <w:t xml:space="preserve"> </w:t>
      </w:r>
      <w:r w:rsidR="0074729A" w:rsidRPr="0074729A">
        <w:t xml:space="preserve">O objetivo principal deste trabalho é desenvolver uma ferramenta de avaliação de performance de desenvolvedores que combine métricas de código, matriz de competências e </w:t>
      </w:r>
      <w:r w:rsidR="0074729A" w:rsidRPr="00A851C3">
        <w:rPr>
          <w:i/>
          <w:iCs/>
        </w:rPr>
        <w:t>soft skills</w:t>
      </w:r>
      <w:r w:rsidR="0074729A" w:rsidRPr="0074729A">
        <w:t xml:space="preserve">, de forma humanizada e orientada ao apoio do </w:t>
      </w:r>
      <w:r w:rsidR="00E54019">
        <w:rPr>
          <w:i/>
          <w:iCs/>
        </w:rPr>
        <w:t>t</w:t>
      </w:r>
      <w:r w:rsidR="0074729A" w:rsidRPr="0074729A">
        <w:rPr>
          <w:i/>
          <w:iCs/>
        </w:rPr>
        <w:t xml:space="preserve">ech </w:t>
      </w:r>
      <w:r w:rsidR="00E54019">
        <w:rPr>
          <w:i/>
          <w:iCs/>
        </w:rPr>
        <w:t>l</w:t>
      </w:r>
      <w:r w:rsidR="0074729A" w:rsidRPr="0074729A">
        <w:rPr>
          <w:i/>
          <w:iCs/>
        </w:rPr>
        <w:t>ead</w:t>
      </w:r>
      <w:r w:rsidR="0074729A" w:rsidRPr="0074729A">
        <w:t xml:space="preserve"> no processo de gestão de equipes de </w:t>
      </w:r>
      <w:r w:rsidR="0074729A">
        <w:t xml:space="preserve">desenvolvimento de </w:t>
      </w:r>
      <w:r w:rsidR="0074729A" w:rsidRPr="0074729A">
        <w:t>software.</w:t>
      </w:r>
    </w:p>
    <w:p w14:paraId="4454C33F" w14:textId="77777777" w:rsidR="00C35E57" w:rsidRDefault="00C35E57" w:rsidP="00C35E57">
      <w:pPr>
        <w:pStyle w:val="TF-TEXTO"/>
      </w:pPr>
      <w:r>
        <w:t>Os objetivos específicos são:</w:t>
      </w:r>
    </w:p>
    <w:p w14:paraId="02D3204E" w14:textId="2C4B6F2B" w:rsidR="00C35E57" w:rsidRDefault="0074729A" w:rsidP="00C35E57">
      <w:pPr>
        <w:pStyle w:val="TF-ALNEA"/>
      </w:pPr>
      <w:r w:rsidRPr="0074729A">
        <w:t>investigar métricas de código relevantes para avaliação de produtividade e</w:t>
      </w:r>
      <w:r>
        <w:t xml:space="preserve"> qualidade do código nos projetos</w:t>
      </w:r>
      <w:r w:rsidR="00C35E57">
        <w:t>;</w:t>
      </w:r>
    </w:p>
    <w:p w14:paraId="25B80374" w14:textId="77777777" w:rsidR="0074729A" w:rsidRDefault="0074729A" w:rsidP="00C35E57">
      <w:pPr>
        <w:pStyle w:val="TF-ALNEA"/>
      </w:pPr>
      <w:r w:rsidRPr="0074729A">
        <w:t xml:space="preserve">identificar modelos de competência aplicáveis à avaliação de desenvolvedores em equipes ágeis; </w:t>
      </w:r>
    </w:p>
    <w:p w14:paraId="0D98369B" w14:textId="77777777" w:rsidR="0074729A" w:rsidRDefault="0074729A" w:rsidP="00F77926">
      <w:pPr>
        <w:pStyle w:val="TF-ALNEA"/>
      </w:pPr>
      <w:r w:rsidRPr="0074729A">
        <w:t xml:space="preserve">analisar formas de integrar </w:t>
      </w:r>
      <w:r w:rsidRPr="00A851C3">
        <w:rPr>
          <w:i/>
          <w:iCs/>
        </w:rPr>
        <w:t>soft skills</w:t>
      </w:r>
      <w:r w:rsidRPr="0074729A">
        <w:t xml:space="preserve"> e aspectos emocionais ao processo de avaliação de desempenho;</w:t>
      </w:r>
    </w:p>
    <w:p w14:paraId="1C4A5776" w14:textId="1CECB2F7" w:rsidR="00C35E57" w:rsidRDefault="0074729A" w:rsidP="00F77926">
      <w:pPr>
        <w:pStyle w:val="TF-ALNEA"/>
      </w:pPr>
      <w:r w:rsidRPr="0074729A">
        <w:t xml:space="preserve">projetar e implementar uma ferramenta que unifique essas dimensões (código, competências e </w:t>
      </w:r>
      <w:r w:rsidRPr="00A851C3">
        <w:rPr>
          <w:i/>
          <w:iCs/>
        </w:rPr>
        <w:t>soft skills</w:t>
      </w:r>
      <w:r w:rsidRPr="0074729A">
        <w:t>) em um ambiente único</w:t>
      </w:r>
      <w:r>
        <w:t xml:space="preserve"> de avaliação;</w:t>
      </w:r>
    </w:p>
    <w:p w14:paraId="45FFB86F" w14:textId="2C89849A" w:rsidR="00F55047" w:rsidRDefault="00F55047" w:rsidP="00F77926">
      <w:pPr>
        <w:pStyle w:val="TF-ALNEA"/>
      </w:pPr>
      <w:r>
        <w:t xml:space="preserve">documentar a utilidade prática da ferramenta para líderes </w:t>
      </w:r>
      <w:r w:rsidR="00946CC8">
        <w:t>como</w:t>
      </w:r>
      <w:r>
        <w:t xml:space="preserve"> auxílio </w:t>
      </w:r>
      <w:r w:rsidR="00946CC8">
        <w:t>n</w:t>
      </w:r>
      <w:r>
        <w:t>a gestão da equipe e para os desenvolvedores como guia para evolução, através de um plano de desenvolvimento individual.</w:t>
      </w:r>
    </w:p>
    <w:p w14:paraId="6B0A09B4" w14:textId="77777777" w:rsidR="00A44581" w:rsidRDefault="00A44581" w:rsidP="00424AD5">
      <w:pPr>
        <w:pStyle w:val="Ttulo1"/>
      </w:pPr>
      <w:bookmarkStart w:id="23" w:name="_Toc419598587"/>
      <w:r>
        <w:t xml:space="preserve">trabalhos </w:t>
      </w:r>
      <w:r w:rsidRPr="00FC4A9F">
        <w:t>correlatos</w:t>
      </w:r>
    </w:p>
    <w:p w14:paraId="1ED23EAB" w14:textId="6BA01F0A" w:rsidR="0074729A" w:rsidRDefault="00AC2183" w:rsidP="0074729A">
      <w:pPr>
        <w:pStyle w:val="TF-TEXTO"/>
      </w:pPr>
      <w:r w:rsidRPr="00AC2183">
        <w:t>Nesta seção são apresentados os trabalhos correlatos que fundamentam a proposta desta pesquisa. O foco está em estudos que tratam da avaliação de produtividade de desenvolvedores de software de forma multidimensional, abrangendo tanto métricas técnicas de código quanto aspectos humanos. Inicialmente, descreve-</w:t>
      </w:r>
      <w:r w:rsidRPr="00AC2183">
        <w:lastRenderedPageBreak/>
        <w:t>se o processo de revisão sistemática conduzido, com a definição de filtros e bases de dados para localizar as publicações mais relevantes. Em seguida, são discutidos os trabalhos identificados, justificando a seleção daqueles que apresentam maior aderência ao escopo desta pesquisa, em especial os que contribuem para uma visão humanizada e contextualizada da performance de desenvolvedores</w:t>
      </w:r>
      <w:r w:rsidR="00F1395D" w:rsidRPr="00F1395D">
        <w:t>.</w:t>
      </w:r>
    </w:p>
    <w:p w14:paraId="6ADC3407" w14:textId="77777777" w:rsidR="0074729A" w:rsidRPr="00F55047" w:rsidRDefault="0074729A" w:rsidP="007309E8">
      <w:pPr>
        <w:pStyle w:val="Ttulo2"/>
      </w:pPr>
      <w:r w:rsidRPr="00F55047">
        <w:t>Revisão Sistemática</w:t>
      </w:r>
    </w:p>
    <w:p w14:paraId="7D035EF3" w14:textId="16FD1129" w:rsidR="00AC2183" w:rsidRDefault="00AC2183" w:rsidP="00AC2183">
      <w:pPr>
        <w:pStyle w:val="TF-TEXTO"/>
      </w:pPr>
      <w:r>
        <w:t xml:space="preserve">A revisão sistemática foi conduzida com o objetivo de identificar pesquisas recentes e relevantes sobre avaliação de performance de desenvolvedores, priorizando aquelas que exploram métricas de código, ferramentas de análise de produtividade, competências técnicas e fatores relacionados a </w:t>
      </w:r>
      <w:r w:rsidRPr="00946CC8">
        <w:rPr>
          <w:i/>
          <w:iCs/>
        </w:rPr>
        <w:t>soft skills</w:t>
      </w:r>
      <w:r>
        <w:t xml:space="preserve">. Dessa forma, foram definidas palavras-chave alinhadas ao tema central, tais como </w:t>
      </w:r>
      <w:proofErr w:type="spellStart"/>
      <w:r w:rsidRPr="00AC2183">
        <w:rPr>
          <w:i/>
          <w:iCs/>
        </w:rPr>
        <w:t>developer</w:t>
      </w:r>
      <w:proofErr w:type="spellEnd"/>
      <w:r w:rsidRPr="00AC2183">
        <w:rPr>
          <w:i/>
          <w:iCs/>
        </w:rPr>
        <w:t xml:space="preserve"> </w:t>
      </w:r>
      <w:proofErr w:type="spellStart"/>
      <w:r w:rsidRPr="00AC2183">
        <w:rPr>
          <w:i/>
          <w:iCs/>
        </w:rPr>
        <w:t>productivity</w:t>
      </w:r>
      <w:proofErr w:type="spellEnd"/>
      <w:r w:rsidRPr="00AC2183">
        <w:rPr>
          <w:i/>
          <w:iCs/>
        </w:rPr>
        <w:t xml:space="preserve"> </w:t>
      </w:r>
      <w:proofErr w:type="spellStart"/>
      <w:r w:rsidRPr="00AC2183">
        <w:rPr>
          <w:i/>
          <w:iCs/>
        </w:rPr>
        <w:t>metrics</w:t>
      </w:r>
      <w:proofErr w:type="spellEnd"/>
      <w:r w:rsidRPr="00AC2183">
        <w:rPr>
          <w:i/>
          <w:iCs/>
        </w:rPr>
        <w:t xml:space="preserve">, </w:t>
      </w:r>
      <w:proofErr w:type="spellStart"/>
      <w:r w:rsidRPr="00AC2183">
        <w:rPr>
          <w:i/>
          <w:iCs/>
        </w:rPr>
        <w:t>code</w:t>
      </w:r>
      <w:proofErr w:type="spellEnd"/>
      <w:r w:rsidRPr="00AC2183">
        <w:rPr>
          <w:i/>
          <w:iCs/>
        </w:rPr>
        <w:t xml:space="preserve"> </w:t>
      </w:r>
      <w:proofErr w:type="spellStart"/>
      <w:r w:rsidRPr="00AC2183">
        <w:rPr>
          <w:i/>
          <w:iCs/>
        </w:rPr>
        <w:t>quality</w:t>
      </w:r>
      <w:proofErr w:type="spellEnd"/>
      <w:r w:rsidRPr="00AC2183">
        <w:rPr>
          <w:i/>
          <w:iCs/>
        </w:rPr>
        <w:t xml:space="preserve"> assessment tools, </w:t>
      </w:r>
      <w:proofErr w:type="spellStart"/>
      <w:r w:rsidRPr="00AC2183">
        <w:rPr>
          <w:i/>
          <w:iCs/>
        </w:rPr>
        <w:t>developer</w:t>
      </w:r>
      <w:proofErr w:type="spellEnd"/>
      <w:r w:rsidRPr="00AC2183">
        <w:rPr>
          <w:i/>
          <w:iCs/>
        </w:rPr>
        <w:t xml:space="preserve"> performance </w:t>
      </w:r>
      <w:proofErr w:type="spellStart"/>
      <w:r w:rsidRPr="00AC2183">
        <w:rPr>
          <w:i/>
          <w:iCs/>
        </w:rPr>
        <w:t>evaluation</w:t>
      </w:r>
      <w:proofErr w:type="spellEnd"/>
      <w:r w:rsidRPr="00AC2183">
        <w:rPr>
          <w:i/>
          <w:iCs/>
        </w:rPr>
        <w:t xml:space="preserve"> e software </w:t>
      </w:r>
      <w:proofErr w:type="spellStart"/>
      <w:r w:rsidRPr="00AC2183">
        <w:rPr>
          <w:i/>
          <w:iCs/>
        </w:rPr>
        <w:t>engineering</w:t>
      </w:r>
      <w:proofErr w:type="spellEnd"/>
      <w:r w:rsidRPr="00AC2183">
        <w:rPr>
          <w:i/>
          <w:iCs/>
        </w:rPr>
        <w:t xml:space="preserve"> </w:t>
      </w:r>
      <w:proofErr w:type="spellStart"/>
      <w:r w:rsidRPr="00AC2183">
        <w:rPr>
          <w:i/>
          <w:iCs/>
        </w:rPr>
        <w:t>productivity</w:t>
      </w:r>
      <w:proofErr w:type="spellEnd"/>
      <w:r>
        <w:t>.</w:t>
      </w:r>
    </w:p>
    <w:p w14:paraId="54B93A13" w14:textId="7A7A21FE" w:rsidR="0074729A" w:rsidRDefault="00AC2183" w:rsidP="00AC2183">
      <w:pPr>
        <w:pStyle w:val="TF-TEXTO"/>
      </w:pPr>
      <w:r>
        <w:t xml:space="preserve">As buscas foram realizadas em bases digitais de literatura científica de ampla relevância, incluindo IEEE </w:t>
      </w:r>
      <w:proofErr w:type="spellStart"/>
      <w:r>
        <w:t>Xplore</w:t>
      </w:r>
      <w:proofErr w:type="spellEnd"/>
      <w:r>
        <w:t xml:space="preserve">, ACM Digital Library, </w:t>
      </w:r>
      <w:proofErr w:type="spellStart"/>
      <w:r>
        <w:t>SpringerLink</w:t>
      </w:r>
      <w:proofErr w:type="spellEnd"/>
      <w:r>
        <w:t xml:space="preserve">, </w:t>
      </w:r>
      <w:proofErr w:type="spellStart"/>
      <w:r>
        <w:t>ArXiv</w:t>
      </w:r>
      <w:proofErr w:type="spellEnd"/>
      <w:r>
        <w:t xml:space="preserve"> e Google Scholar, de forma a garantir abrangência e atualização.</w:t>
      </w:r>
    </w:p>
    <w:p w14:paraId="6D91DC46" w14:textId="4AB53A00" w:rsidR="00777C43" w:rsidRDefault="00777C43" w:rsidP="00777C43">
      <w:pPr>
        <w:pStyle w:val="TF-LEGENDA"/>
      </w:pPr>
      <w:bookmarkStart w:id="24" w:name="_Ref173511794"/>
      <w:r>
        <w:t xml:space="preserve">Quadro </w:t>
      </w:r>
      <w:fldSimple w:instr=" SEQ Quadro \* ARABIC ">
        <w:r w:rsidR="00915127">
          <w:rPr>
            <w:noProof/>
          </w:rPr>
          <w:t>1</w:t>
        </w:r>
      </w:fldSimple>
      <w:bookmarkEnd w:id="24"/>
      <w:r>
        <w:t xml:space="preserve"> - </w:t>
      </w:r>
      <w:r w:rsidRPr="003F4B66">
        <w:t>S</w:t>
      </w:r>
      <w:r>
        <w:t>í</w:t>
      </w:r>
      <w:r w:rsidRPr="003F4B66">
        <w:t xml:space="preserve">ntese dos trabalhos </w:t>
      </w:r>
      <w:r>
        <w:t xml:space="preserve">correlatos </w:t>
      </w:r>
      <w:r w:rsidRPr="003F4B66">
        <w:t>selecionados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7"/>
        <w:gridCol w:w="3249"/>
        <w:gridCol w:w="1843"/>
      </w:tblGrid>
      <w:tr w:rsidR="00777C43" w14:paraId="22F348E7" w14:textId="77777777" w:rsidTr="00677E49">
        <w:trPr>
          <w:trHeight w:val="333"/>
          <w:jc w:val="center"/>
        </w:trPr>
        <w:tc>
          <w:tcPr>
            <w:tcW w:w="3697" w:type="dxa"/>
            <w:shd w:val="clear" w:color="auto" w:fill="A6A6A6"/>
            <w:vAlign w:val="center"/>
          </w:tcPr>
          <w:p w14:paraId="0FBC6AD6" w14:textId="77777777" w:rsidR="00777C43" w:rsidRDefault="00777C43" w:rsidP="00677E49">
            <w:pPr>
              <w:pStyle w:val="TF-TEXTOQUADRO"/>
            </w:pPr>
            <w:r>
              <w:t>Assunto</w:t>
            </w:r>
          </w:p>
        </w:tc>
        <w:tc>
          <w:tcPr>
            <w:tcW w:w="3249" w:type="dxa"/>
            <w:shd w:val="clear" w:color="auto" w:fill="A6A6A6"/>
            <w:vAlign w:val="center"/>
          </w:tcPr>
          <w:p w14:paraId="4A5B3B87" w14:textId="77777777" w:rsidR="00777C43" w:rsidRDefault="00777C43" w:rsidP="00677E49">
            <w:pPr>
              <w:pStyle w:val="TF-TEXTOQUADRO"/>
            </w:pPr>
            <w:r>
              <w:t>Filtro</w:t>
            </w:r>
          </w:p>
        </w:tc>
        <w:tc>
          <w:tcPr>
            <w:tcW w:w="1843" w:type="dxa"/>
            <w:shd w:val="clear" w:color="auto" w:fill="A6A6A6"/>
            <w:vAlign w:val="center"/>
          </w:tcPr>
          <w:p w14:paraId="29079531" w14:textId="77777777" w:rsidR="00777C43" w:rsidRDefault="00777C43" w:rsidP="00677E49">
            <w:pPr>
              <w:pStyle w:val="TF-TEXTOQUADRO"/>
            </w:pPr>
            <w:r>
              <w:t>Citação da Referência</w:t>
            </w:r>
          </w:p>
        </w:tc>
      </w:tr>
      <w:tr w:rsidR="00777C43" w:rsidRPr="00E95A07" w14:paraId="380D649F" w14:textId="77777777" w:rsidTr="00677E49">
        <w:trPr>
          <w:jc w:val="center"/>
        </w:trPr>
        <w:tc>
          <w:tcPr>
            <w:tcW w:w="3697" w:type="dxa"/>
          </w:tcPr>
          <w:p w14:paraId="6A40800F" w14:textId="77777777" w:rsidR="00777C43" w:rsidRPr="00F55047" w:rsidRDefault="00777C43" w:rsidP="00677E49">
            <w:pPr>
              <w:pStyle w:val="TF-TEXTOQUADRO"/>
              <w:rPr>
                <w:sz w:val="18"/>
                <w:szCs w:val="18"/>
                <w:lang w:val="en-US"/>
              </w:rPr>
            </w:pPr>
            <w:r w:rsidRPr="00F55047">
              <w:rPr>
                <w:sz w:val="18"/>
                <w:szCs w:val="18"/>
                <w:lang w:val="en-US"/>
              </w:rPr>
              <w:t>A Human-Centered Approach to Developer Productivity</w:t>
            </w:r>
          </w:p>
        </w:tc>
        <w:tc>
          <w:tcPr>
            <w:tcW w:w="3249" w:type="dxa"/>
          </w:tcPr>
          <w:p w14:paraId="477DBDDA" w14:textId="3AC90AD7" w:rsidR="00777C43" w:rsidRPr="00F1395D" w:rsidRDefault="00777C43" w:rsidP="00677E49">
            <w:pPr>
              <w:pStyle w:val="TF-TEXTOQUADRO"/>
              <w:rPr>
                <w:i/>
                <w:iCs/>
                <w:sz w:val="18"/>
                <w:szCs w:val="18"/>
              </w:rPr>
            </w:pPr>
            <w:proofErr w:type="spellStart"/>
            <w:r w:rsidRPr="00F1395D">
              <w:rPr>
                <w:i/>
                <w:iCs/>
                <w:sz w:val="18"/>
                <w:szCs w:val="18"/>
              </w:rPr>
              <w:t>Developer</w:t>
            </w:r>
            <w:proofErr w:type="spellEnd"/>
            <w:r w:rsidRPr="00F1395D">
              <w:rPr>
                <w:i/>
                <w:iCs/>
                <w:sz w:val="18"/>
                <w:szCs w:val="18"/>
              </w:rPr>
              <w:t xml:space="preserve"> </w:t>
            </w:r>
            <w:proofErr w:type="spellStart"/>
            <w:r w:rsidRPr="00F1395D">
              <w:rPr>
                <w:i/>
                <w:iCs/>
                <w:sz w:val="18"/>
                <w:szCs w:val="18"/>
              </w:rPr>
              <w:t>productivity</w:t>
            </w:r>
            <w:proofErr w:type="spellEnd"/>
            <w:r w:rsidRPr="00F1395D">
              <w:rPr>
                <w:i/>
                <w:iCs/>
                <w:sz w:val="18"/>
                <w:szCs w:val="18"/>
              </w:rPr>
              <w:t xml:space="preserve"> </w:t>
            </w:r>
            <w:proofErr w:type="spellStart"/>
            <w:r w:rsidRPr="00F1395D">
              <w:rPr>
                <w:i/>
                <w:iCs/>
                <w:sz w:val="18"/>
                <w:szCs w:val="18"/>
              </w:rPr>
              <w:t>metrics</w:t>
            </w:r>
            <w:proofErr w:type="spellEnd"/>
          </w:p>
        </w:tc>
        <w:tc>
          <w:tcPr>
            <w:tcW w:w="1843" w:type="dxa"/>
          </w:tcPr>
          <w:p w14:paraId="3DE93E72" w14:textId="635AAA09" w:rsidR="00777C43" w:rsidRPr="00E95A07" w:rsidRDefault="00777C43" w:rsidP="00677E49">
            <w:pPr>
              <w:pStyle w:val="TF-TEXTOQUADRO"/>
              <w:rPr>
                <w:sz w:val="18"/>
                <w:szCs w:val="18"/>
              </w:rPr>
            </w:pPr>
            <w:proofErr w:type="spellStart"/>
            <w:r w:rsidRPr="003942CF">
              <w:rPr>
                <w:sz w:val="18"/>
                <w:szCs w:val="18"/>
              </w:rPr>
              <w:t>Jaspan</w:t>
            </w:r>
            <w:proofErr w:type="spellEnd"/>
            <w:r>
              <w:rPr>
                <w:sz w:val="18"/>
                <w:szCs w:val="18"/>
              </w:rPr>
              <w:t xml:space="preserve"> e</w:t>
            </w:r>
            <w:ins w:id="25" w:author="Dalton Solano dos Reis" w:date="2025-11-29T10:53:00Z" w16du:dateUtc="2025-11-29T13:53:00Z">
              <w:r w:rsidR="00EB6DE9">
                <w:rPr>
                  <w:sz w:val="18"/>
                  <w:szCs w:val="18"/>
                </w:rPr>
                <w:t xml:space="preserve"> </w:t>
              </w:r>
            </w:ins>
            <w:r w:rsidRPr="003942CF">
              <w:rPr>
                <w:sz w:val="18"/>
                <w:szCs w:val="18"/>
              </w:rPr>
              <w:t xml:space="preserve">Green </w:t>
            </w:r>
            <w:r w:rsidRPr="00E95A07">
              <w:rPr>
                <w:sz w:val="18"/>
                <w:szCs w:val="18"/>
              </w:rPr>
              <w:t>(202</w:t>
            </w:r>
            <w:r>
              <w:rPr>
                <w:sz w:val="18"/>
                <w:szCs w:val="18"/>
              </w:rPr>
              <w:t>2</w:t>
            </w:r>
            <w:r w:rsidRPr="00E95A07">
              <w:rPr>
                <w:sz w:val="18"/>
                <w:szCs w:val="18"/>
              </w:rPr>
              <w:t>)</w:t>
            </w:r>
          </w:p>
        </w:tc>
      </w:tr>
      <w:tr w:rsidR="00777C43" w:rsidRPr="00E95A07" w14:paraId="6EA64BB7" w14:textId="77777777" w:rsidTr="00677E49">
        <w:trPr>
          <w:jc w:val="center"/>
        </w:trPr>
        <w:tc>
          <w:tcPr>
            <w:tcW w:w="3697" w:type="dxa"/>
          </w:tcPr>
          <w:p w14:paraId="74D9ECFE" w14:textId="77777777" w:rsidR="00777C43" w:rsidRPr="00F55047" w:rsidRDefault="00777C43" w:rsidP="00677E49">
            <w:pPr>
              <w:pStyle w:val="TF-TEXTOQUADRO"/>
              <w:rPr>
                <w:sz w:val="18"/>
                <w:szCs w:val="18"/>
                <w:lang w:val="en-US"/>
              </w:rPr>
            </w:pPr>
            <w:r w:rsidRPr="00F55047">
              <w:rPr>
                <w:sz w:val="18"/>
                <w:szCs w:val="18"/>
                <w:lang w:val="en-US"/>
              </w:rPr>
              <w:t>Developer Productivity for Humans, Part 5: Onboarding and Ramp-Up</w:t>
            </w:r>
          </w:p>
        </w:tc>
        <w:tc>
          <w:tcPr>
            <w:tcW w:w="3249" w:type="dxa"/>
          </w:tcPr>
          <w:p w14:paraId="6765C62E" w14:textId="77777777" w:rsidR="00777C43" w:rsidRPr="00F1395D" w:rsidRDefault="00777C43" w:rsidP="00677E49">
            <w:pPr>
              <w:pStyle w:val="TF-TEXTOQUADRO"/>
              <w:rPr>
                <w:i/>
                <w:iCs/>
                <w:sz w:val="18"/>
                <w:szCs w:val="18"/>
              </w:rPr>
            </w:pPr>
            <w:proofErr w:type="spellStart"/>
            <w:r w:rsidRPr="00F1395D">
              <w:rPr>
                <w:i/>
                <w:iCs/>
                <w:sz w:val="18"/>
                <w:szCs w:val="18"/>
              </w:rPr>
              <w:t>Developer</w:t>
            </w:r>
            <w:proofErr w:type="spellEnd"/>
            <w:r w:rsidRPr="00F1395D">
              <w:rPr>
                <w:i/>
                <w:iCs/>
                <w:sz w:val="18"/>
                <w:szCs w:val="18"/>
              </w:rPr>
              <w:t xml:space="preserve"> </w:t>
            </w:r>
            <w:proofErr w:type="spellStart"/>
            <w:r w:rsidRPr="00F1395D">
              <w:rPr>
                <w:i/>
                <w:iCs/>
                <w:sz w:val="18"/>
                <w:szCs w:val="18"/>
              </w:rPr>
              <w:t>productivity</w:t>
            </w:r>
            <w:proofErr w:type="spellEnd"/>
            <w:r w:rsidRPr="00F1395D">
              <w:rPr>
                <w:i/>
                <w:iCs/>
                <w:sz w:val="18"/>
                <w:szCs w:val="18"/>
              </w:rPr>
              <w:t xml:space="preserve"> </w:t>
            </w:r>
            <w:proofErr w:type="spellStart"/>
            <w:r w:rsidRPr="00F1395D">
              <w:rPr>
                <w:i/>
                <w:iCs/>
                <w:sz w:val="18"/>
                <w:szCs w:val="18"/>
              </w:rPr>
              <w:t>metrics</w:t>
            </w:r>
            <w:proofErr w:type="spellEnd"/>
          </w:p>
        </w:tc>
        <w:tc>
          <w:tcPr>
            <w:tcW w:w="1843" w:type="dxa"/>
          </w:tcPr>
          <w:p w14:paraId="4670C0EE" w14:textId="4922876E" w:rsidR="00777C43" w:rsidRPr="00E95A07" w:rsidRDefault="00777C43" w:rsidP="00677E49">
            <w:pPr>
              <w:pStyle w:val="TF-TEXTOQUADRO"/>
              <w:rPr>
                <w:sz w:val="18"/>
                <w:szCs w:val="18"/>
              </w:rPr>
            </w:pPr>
            <w:r>
              <w:rPr>
                <w:sz w:val="18"/>
                <w:szCs w:val="18"/>
              </w:rPr>
              <w:t xml:space="preserve">Green </w:t>
            </w:r>
            <w:r w:rsidRPr="005417C6">
              <w:rPr>
                <w:i/>
                <w:iCs/>
                <w:sz w:val="18"/>
                <w:szCs w:val="18"/>
              </w:rPr>
              <w:t>et al.</w:t>
            </w:r>
            <w:r w:rsidR="002B3919">
              <w:rPr>
                <w:i/>
                <w:iCs/>
                <w:sz w:val="18"/>
                <w:szCs w:val="18"/>
              </w:rPr>
              <w:t xml:space="preserve"> </w:t>
            </w:r>
            <w:r w:rsidR="002B3919" w:rsidRPr="00AE0961">
              <w:rPr>
                <w:sz w:val="18"/>
                <w:szCs w:val="18"/>
              </w:rPr>
              <w:t>(2</w:t>
            </w:r>
            <w:r w:rsidR="004910E6" w:rsidRPr="00AE0961">
              <w:rPr>
                <w:sz w:val="18"/>
                <w:szCs w:val="18"/>
              </w:rPr>
              <w:t>023)</w:t>
            </w:r>
          </w:p>
        </w:tc>
      </w:tr>
      <w:tr w:rsidR="00777C43" w:rsidRPr="00E95A07" w14:paraId="42299FDA" w14:textId="77777777" w:rsidTr="00677E49">
        <w:trPr>
          <w:jc w:val="center"/>
        </w:trPr>
        <w:tc>
          <w:tcPr>
            <w:tcW w:w="3697" w:type="dxa"/>
          </w:tcPr>
          <w:p w14:paraId="7CB3A2D6" w14:textId="77777777" w:rsidR="00777C43" w:rsidRPr="00F55047" w:rsidRDefault="00777C43" w:rsidP="00677E49">
            <w:pPr>
              <w:pStyle w:val="TF-TEXTOQUADRO"/>
              <w:rPr>
                <w:sz w:val="18"/>
                <w:szCs w:val="18"/>
                <w:lang w:val="en-US"/>
              </w:rPr>
            </w:pPr>
            <w:r w:rsidRPr="00F55047">
              <w:rPr>
                <w:sz w:val="18"/>
                <w:szCs w:val="18"/>
                <w:lang w:val="en-US"/>
              </w:rPr>
              <w:t>Developer Productivity for Humans, Part 6: Measuring Flow, Focus, and Friction for Developers</w:t>
            </w:r>
          </w:p>
        </w:tc>
        <w:tc>
          <w:tcPr>
            <w:tcW w:w="3249" w:type="dxa"/>
          </w:tcPr>
          <w:p w14:paraId="127AF996" w14:textId="77777777" w:rsidR="00777C43" w:rsidRPr="00F1395D" w:rsidRDefault="00777C43" w:rsidP="00677E49">
            <w:pPr>
              <w:pStyle w:val="TF-TEXTOQUADRO"/>
              <w:rPr>
                <w:i/>
                <w:iCs/>
                <w:sz w:val="18"/>
                <w:szCs w:val="18"/>
              </w:rPr>
            </w:pPr>
            <w:proofErr w:type="spellStart"/>
            <w:r w:rsidRPr="00F1395D">
              <w:rPr>
                <w:i/>
                <w:iCs/>
                <w:sz w:val="18"/>
                <w:szCs w:val="18"/>
              </w:rPr>
              <w:t>Developer</w:t>
            </w:r>
            <w:proofErr w:type="spellEnd"/>
            <w:r w:rsidRPr="00F1395D">
              <w:rPr>
                <w:i/>
                <w:iCs/>
                <w:sz w:val="18"/>
                <w:szCs w:val="18"/>
              </w:rPr>
              <w:t xml:space="preserve"> </w:t>
            </w:r>
            <w:proofErr w:type="spellStart"/>
            <w:r w:rsidRPr="00F1395D">
              <w:rPr>
                <w:i/>
                <w:iCs/>
                <w:sz w:val="18"/>
                <w:szCs w:val="18"/>
              </w:rPr>
              <w:t>productivity</w:t>
            </w:r>
            <w:proofErr w:type="spellEnd"/>
            <w:r w:rsidRPr="00F1395D">
              <w:rPr>
                <w:i/>
                <w:iCs/>
                <w:sz w:val="18"/>
                <w:szCs w:val="18"/>
              </w:rPr>
              <w:t xml:space="preserve"> </w:t>
            </w:r>
            <w:proofErr w:type="spellStart"/>
            <w:r w:rsidRPr="00F1395D">
              <w:rPr>
                <w:i/>
                <w:iCs/>
                <w:sz w:val="18"/>
                <w:szCs w:val="18"/>
              </w:rPr>
              <w:t>metrics</w:t>
            </w:r>
            <w:proofErr w:type="spellEnd"/>
          </w:p>
        </w:tc>
        <w:tc>
          <w:tcPr>
            <w:tcW w:w="1843" w:type="dxa"/>
          </w:tcPr>
          <w:p w14:paraId="12C59D20" w14:textId="7B1ED52A" w:rsidR="00777C43" w:rsidRPr="00E95A07" w:rsidRDefault="00777C43" w:rsidP="00677E49">
            <w:pPr>
              <w:pStyle w:val="TF-TEXTOQUADRO"/>
              <w:rPr>
                <w:sz w:val="18"/>
                <w:szCs w:val="18"/>
              </w:rPr>
            </w:pPr>
            <w:r>
              <w:rPr>
                <w:sz w:val="18"/>
                <w:szCs w:val="18"/>
              </w:rPr>
              <w:t xml:space="preserve">Brown </w:t>
            </w:r>
            <w:r w:rsidRPr="005417C6">
              <w:rPr>
                <w:i/>
                <w:iCs/>
                <w:sz w:val="18"/>
                <w:szCs w:val="18"/>
              </w:rPr>
              <w:t>et al.</w:t>
            </w:r>
            <w:r w:rsidR="00024687">
              <w:rPr>
                <w:i/>
                <w:iCs/>
                <w:sz w:val="18"/>
                <w:szCs w:val="18"/>
              </w:rPr>
              <w:t xml:space="preserve"> </w:t>
            </w:r>
            <w:r w:rsidR="00024687" w:rsidRPr="00AE0961">
              <w:rPr>
                <w:sz w:val="18"/>
                <w:szCs w:val="18"/>
              </w:rPr>
              <w:t>(2023)</w:t>
            </w:r>
          </w:p>
        </w:tc>
      </w:tr>
      <w:tr w:rsidR="00777C43" w:rsidRPr="00E95A07" w14:paraId="0F6991E6" w14:textId="77777777" w:rsidTr="00677E49">
        <w:trPr>
          <w:jc w:val="center"/>
        </w:trPr>
        <w:tc>
          <w:tcPr>
            <w:tcW w:w="3697" w:type="dxa"/>
          </w:tcPr>
          <w:p w14:paraId="51E6561F" w14:textId="77777777" w:rsidR="00777C43" w:rsidRPr="00F55047" w:rsidRDefault="00777C43" w:rsidP="00677E49">
            <w:pPr>
              <w:pStyle w:val="TF-TEXTOQUADRO"/>
              <w:rPr>
                <w:sz w:val="18"/>
                <w:szCs w:val="18"/>
                <w:lang w:val="en-US"/>
              </w:rPr>
            </w:pPr>
            <w:r w:rsidRPr="00F55047">
              <w:rPr>
                <w:sz w:val="18"/>
                <w:szCs w:val="18"/>
                <w:lang w:val="en-US"/>
              </w:rPr>
              <w:t>Code and Commit Metrics of Developer Productivity: A Study on Team Leaders Perceptions</w:t>
            </w:r>
          </w:p>
        </w:tc>
        <w:tc>
          <w:tcPr>
            <w:tcW w:w="3249" w:type="dxa"/>
          </w:tcPr>
          <w:p w14:paraId="0C82BAA2" w14:textId="77777777" w:rsidR="00777C43" w:rsidRPr="00F1395D" w:rsidRDefault="00777C43" w:rsidP="00677E49">
            <w:pPr>
              <w:pStyle w:val="TF-TEXTOQUADRO"/>
              <w:rPr>
                <w:i/>
                <w:iCs/>
                <w:sz w:val="18"/>
                <w:szCs w:val="18"/>
              </w:rPr>
            </w:pPr>
            <w:proofErr w:type="spellStart"/>
            <w:r w:rsidRPr="00F1395D">
              <w:rPr>
                <w:i/>
                <w:iCs/>
                <w:sz w:val="18"/>
                <w:szCs w:val="18"/>
              </w:rPr>
              <w:t>Code</w:t>
            </w:r>
            <w:proofErr w:type="spellEnd"/>
            <w:r w:rsidRPr="00F1395D">
              <w:rPr>
                <w:i/>
                <w:iCs/>
                <w:sz w:val="18"/>
                <w:szCs w:val="18"/>
              </w:rPr>
              <w:t xml:space="preserve"> </w:t>
            </w:r>
            <w:proofErr w:type="spellStart"/>
            <w:r w:rsidRPr="00F1395D">
              <w:rPr>
                <w:i/>
                <w:iCs/>
                <w:sz w:val="18"/>
                <w:szCs w:val="18"/>
              </w:rPr>
              <w:t>quality</w:t>
            </w:r>
            <w:proofErr w:type="spellEnd"/>
            <w:r w:rsidRPr="00F1395D">
              <w:rPr>
                <w:i/>
                <w:iCs/>
                <w:sz w:val="18"/>
                <w:szCs w:val="18"/>
              </w:rPr>
              <w:t xml:space="preserve"> assessment tools</w:t>
            </w:r>
          </w:p>
        </w:tc>
        <w:tc>
          <w:tcPr>
            <w:tcW w:w="1843" w:type="dxa"/>
          </w:tcPr>
          <w:p w14:paraId="0E3E8463" w14:textId="609C65A2" w:rsidR="00DF6AE5" w:rsidRPr="00DF6AE5" w:rsidRDefault="00777C43" w:rsidP="00677E49">
            <w:pPr>
              <w:pStyle w:val="TF-TEXTOQUADRO"/>
              <w:rPr>
                <w:i/>
                <w:iCs/>
                <w:sz w:val="18"/>
                <w:szCs w:val="18"/>
              </w:rPr>
            </w:pPr>
            <w:proofErr w:type="spellStart"/>
            <w:r>
              <w:rPr>
                <w:sz w:val="18"/>
                <w:szCs w:val="18"/>
              </w:rPr>
              <w:t>Steinmacher</w:t>
            </w:r>
            <w:proofErr w:type="spellEnd"/>
            <w:r>
              <w:rPr>
                <w:sz w:val="18"/>
                <w:szCs w:val="18"/>
              </w:rPr>
              <w:t xml:space="preserve"> </w:t>
            </w:r>
            <w:r w:rsidRPr="005417C6">
              <w:rPr>
                <w:i/>
                <w:iCs/>
                <w:sz w:val="18"/>
                <w:szCs w:val="18"/>
              </w:rPr>
              <w:t>et al.</w:t>
            </w:r>
            <w:r w:rsidR="002D4EAB">
              <w:rPr>
                <w:i/>
                <w:iCs/>
                <w:sz w:val="18"/>
                <w:szCs w:val="18"/>
              </w:rPr>
              <w:t xml:space="preserve"> </w:t>
            </w:r>
            <w:r w:rsidR="002D4EAB" w:rsidRPr="00AE0961">
              <w:rPr>
                <w:sz w:val="18"/>
                <w:szCs w:val="18"/>
              </w:rPr>
              <w:t>(2020)</w:t>
            </w:r>
          </w:p>
        </w:tc>
      </w:tr>
      <w:tr w:rsidR="00DF6AE5" w:rsidRPr="00E95A07" w14:paraId="057BEC8F" w14:textId="77777777" w:rsidTr="00677E49">
        <w:trPr>
          <w:jc w:val="center"/>
        </w:trPr>
        <w:tc>
          <w:tcPr>
            <w:tcW w:w="3697" w:type="dxa"/>
          </w:tcPr>
          <w:p w14:paraId="6E8AE4E1" w14:textId="6FF9A26E" w:rsidR="00DF6AE5" w:rsidRPr="00F55047" w:rsidRDefault="00C129E9" w:rsidP="00C129E9">
            <w:pPr>
              <w:pStyle w:val="TF-TEXTOQUADRO"/>
              <w:rPr>
                <w:sz w:val="18"/>
                <w:szCs w:val="18"/>
                <w:lang w:val="en-US"/>
              </w:rPr>
            </w:pPr>
            <w:r w:rsidRPr="00F55047">
              <w:rPr>
                <w:sz w:val="18"/>
                <w:szCs w:val="18"/>
                <w:lang w:val="en-US"/>
              </w:rPr>
              <w:t>With Great Humor Comes Great Developer Engagement</w:t>
            </w:r>
          </w:p>
        </w:tc>
        <w:tc>
          <w:tcPr>
            <w:tcW w:w="3249" w:type="dxa"/>
          </w:tcPr>
          <w:p w14:paraId="617B6D4B" w14:textId="435C9C4B" w:rsidR="00DF6AE5" w:rsidRPr="00F1395D" w:rsidRDefault="00D71BC5" w:rsidP="00677E49">
            <w:pPr>
              <w:pStyle w:val="TF-TEXTOQUADRO"/>
              <w:rPr>
                <w:i/>
                <w:iCs/>
                <w:sz w:val="18"/>
                <w:szCs w:val="18"/>
              </w:rPr>
            </w:pPr>
            <w:proofErr w:type="spellStart"/>
            <w:r w:rsidRPr="00D71BC5">
              <w:rPr>
                <w:i/>
                <w:iCs/>
                <w:sz w:val="18"/>
                <w:szCs w:val="18"/>
              </w:rPr>
              <w:t>Developer</w:t>
            </w:r>
            <w:proofErr w:type="spellEnd"/>
            <w:r w:rsidRPr="00D71BC5">
              <w:rPr>
                <w:i/>
                <w:iCs/>
                <w:sz w:val="18"/>
                <w:szCs w:val="18"/>
              </w:rPr>
              <w:t xml:space="preserve"> </w:t>
            </w:r>
            <w:proofErr w:type="spellStart"/>
            <w:r w:rsidRPr="00D71BC5">
              <w:rPr>
                <w:i/>
                <w:iCs/>
                <w:sz w:val="18"/>
                <w:szCs w:val="18"/>
              </w:rPr>
              <w:t>evaluation</w:t>
            </w:r>
            <w:proofErr w:type="spellEnd"/>
            <w:r w:rsidRPr="00D71BC5">
              <w:rPr>
                <w:i/>
                <w:iCs/>
                <w:sz w:val="18"/>
                <w:szCs w:val="18"/>
              </w:rPr>
              <w:t xml:space="preserve"> </w:t>
            </w:r>
            <w:proofErr w:type="spellStart"/>
            <w:r w:rsidRPr="00D71BC5">
              <w:rPr>
                <w:i/>
                <w:iCs/>
                <w:sz w:val="18"/>
                <w:szCs w:val="18"/>
              </w:rPr>
              <w:t>metrics</w:t>
            </w:r>
            <w:proofErr w:type="spellEnd"/>
          </w:p>
        </w:tc>
        <w:tc>
          <w:tcPr>
            <w:tcW w:w="1843" w:type="dxa"/>
          </w:tcPr>
          <w:p w14:paraId="571CC344" w14:textId="4428ECD6" w:rsidR="00DF6AE5" w:rsidRDefault="00430242" w:rsidP="00677E49">
            <w:pPr>
              <w:pStyle w:val="TF-TEXTOQUADRO"/>
              <w:rPr>
                <w:sz w:val="18"/>
                <w:szCs w:val="18"/>
              </w:rPr>
            </w:pPr>
            <w:proofErr w:type="spellStart"/>
            <w:r w:rsidRPr="00430242">
              <w:rPr>
                <w:sz w:val="18"/>
                <w:szCs w:val="18"/>
              </w:rPr>
              <w:t>Tiwari</w:t>
            </w:r>
            <w:proofErr w:type="spellEnd"/>
            <w:r>
              <w:rPr>
                <w:sz w:val="18"/>
                <w:szCs w:val="18"/>
              </w:rPr>
              <w:t xml:space="preserve">, </w:t>
            </w:r>
            <w:proofErr w:type="spellStart"/>
            <w:r w:rsidRPr="00430242">
              <w:rPr>
                <w:sz w:val="18"/>
                <w:szCs w:val="18"/>
              </w:rPr>
              <w:t>Monperrus</w:t>
            </w:r>
            <w:proofErr w:type="spellEnd"/>
            <w:r>
              <w:rPr>
                <w:sz w:val="18"/>
                <w:szCs w:val="18"/>
              </w:rPr>
              <w:t xml:space="preserve"> e </w:t>
            </w:r>
            <w:proofErr w:type="spellStart"/>
            <w:r w:rsidRPr="00430242">
              <w:rPr>
                <w:sz w:val="18"/>
                <w:szCs w:val="18"/>
              </w:rPr>
              <w:t>Baudry</w:t>
            </w:r>
            <w:proofErr w:type="spellEnd"/>
            <w:r>
              <w:rPr>
                <w:sz w:val="18"/>
                <w:szCs w:val="18"/>
              </w:rPr>
              <w:t xml:space="preserve"> (2024)</w:t>
            </w:r>
          </w:p>
        </w:tc>
      </w:tr>
      <w:tr w:rsidR="00DF6AE5" w:rsidRPr="00EB6DE9" w14:paraId="7C0E1716" w14:textId="77777777" w:rsidTr="00677E49">
        <w:trPr>
          <w:jc w:val="center"/>
        </w:trPr>
        <w:tc>
          <w:tcPr>
            <w:tcW w:w="3697" w:type="dxa"/>
          </w:tcPr>
          <w:p w14:paraId="4933CF48" w14:textId="04EEC7A8" w:rsidR="00DF6AE5" w:rsidRPr="00F55047" w:rsidRDefault="00894337" w:rsidP="00894337">
            <w:pPr>
              <w:pStyle w:val="TF-TEXTOQUADRO"/>
              <w:rPr>
                <w:sz w:val="18"/>
                <w:szCs w:val="18"/>
                <w:lang w:val="en-US"/>
              </w:rPr>
            </w:pPr>
            <w:r w:rsidRPr="00F55047">
              <w:rPr>
                <w:sz w:val="18"/>
                <w:szCs w:val="18"/>
                <w:lang w:val="en-US"/>
              </w:rPr>
              <w:t xml:space="preserve">Recording and Interpreting Developer </w:t>
            </w:r>
            <w:proofErr w:type="spellStart"/>
            <w:r w:rsidRPr="00F55047">
              <w:rPr>
                <w:sz w:val="18"/>
                <w:szCs w:val="18"/>
                <w:lang w:val="en-US"/>
              </w:rPr>
              <w:t>Behaviour</w:t>
            </w:r>
            <w:proofErr w:type="spellEnd"/>
            <w:r w:rsidRPr="00F55047">
              <w:rPr>
                <w:sz w:val="18"/>
                <w:szCs w:val="18"/>
                <w:lang w:val="en-US"/>
              </w:rPr>
              <w:t xml:space="preserve"> in Programming Tasks</w:t>
            </w:r>
          </w:p>
        </w:tc>
        <w:tc>
          <w:tcPr>
            <w:tcW w:w="3249" w:type="dxa"/>
          </w:tcPr>
          <w:p w14:paraId="63A3DBCA" w14:textId="29342C21" w:rsidR="00DF6AE5" w:rsidRPr="00F1395D" w:rsidRDefault="005E39D2" w:rsidP="00677E49">
            <w:pPr>
              <w:pStyle w:val="TF-TEXTOQUADRO"/>
              <w:rPr>
                <w:i/>
                <w:iCs/>
                <w:sz w:val="18"/>
                <w:szCs w:val="18"/>
              </w:rPr>
            </w:pPr>
            <w:proofErr w:type="spellStart"/>
            <w:r w:rsidRPr="00D71BC5">
              <w:rPr>
                <w:i/>
                <w:iCs/>
                <w:sz w:val="18"/>
                <w:szCs w:val="18"/>
              </w:rPr>
              <w:t>Developer</w:t>
            </w:r>
            <w:proofErr w:type="spellEnd"/>
            <w:r w:rsidRPr="00D71BC5">
              <w:rPr>
                <w:i/>
                <w:iCs/>
                <w:sz w:val="18"/>
                <w:szCs w:val="18"/>
              </w:rPr>
              <w:t xml:space="preserve"> </w:t>
            </w:r>
            <w:proofErr w:type="spellStart"/>
            <w:r w:rsidR="00E9433A" w:rsidRPr="00E9433A">
              <w:rPr>
                <w:i/>
                <w:iCs/>
                <w:sz w:val="18"/>
                <w:szCs w:val="18"/>
              </w:rPr>
              <w:t>behaviour</w:t>
            </w:r>
            <w:proofErr w:type="spellEnd"/>
            <w:r w:rsidR="00E9433A" w:rsidRPr="00E9433A">
              <w:rPr>
                <w:i/>
                <w:iCs/>
                <w:sz w:val="18"/>
                <w:szCs w:val="18"/>
              </w:rPr>
              <w:t xml:space="preserve"> </w:t>
            </w:r>
            <w:proofErr w:type="spellStart"/>
            <w:r w:rsidR="00E9433A" w:rsidRPr="00D71BC5">
              <w:rPr>
                <w:i/>
                <w:iCs/>
                <w:sz w:val="18"/>
                <w:szCs w:val="18"/>
              </w:rPr>
              <w:t>evaluation</w:t>
            </w:r>
            <w:proofErr w:type="spellEnd"/>
          </w:p>
        </w:tc>
        <w:tc>
          <w:tcPr>
            <w:tcW w:w="1843" w:type="dxa"/>
          </w:tcPr>
          <w:p w14:paraId="2033BE09" w14:textId="5DC48B8B" w:rsidR="00DF6AE5" w:rsidRPr="00211458" w:rsidRDefault="00A965F4" w:rsidP="00677E49">
            <w:pPr>
              <w:pStyle w:val="TF-TEXTOQUADRO"/>
              <w:rPr>
                <w:sz w:val="18"/>
                <w:szCs w:val="18"/>
                <w:lang w:val="en-US"/>
              </w:rPr>
            </w:pPr>
            <w:r w:rsidRPr="00211458">
              <w:rPr>
                <w:sz w:val="18"/>
                <w:szCs w:val="18"/>
                <w:lang w:val="en-US"/>
              </w:rPr>
              <w:t xml:space="preserve">Schröer e </w:t>
            </w:r>
            <w:proofErr w:type="spellStart"/>
            <w:r w:rsidRPr="00211458">
              <w:rPr>
                <w:sz w:val="18"/>
                <w:szCs w:val="18"/>
                <w:lang w:val="en-US"/>
              </w:rPr>
              <w:t>Koschke</w:t>
            </w:r>
            <w:proofErr w:type="spellEnd"/>
            <w:r w:rsidRPr="00211458">
              <w:rPr>
                <w:sz w:val="18"/>
                <w:szCs w:val="18"/>
                <w:lang w:val="en-US"/>
              </w:rPr>
              <w:t xml:space="preserve"> (2024)</w:t>
            </w:r>
          </w:p>
        </w:tc>
      </w:tr>
      <w:tr w:rsidR="00DF6AE5" w:rsidRPr="00E95A07" w14:paraId="56EDD59D" w14:textId="77777777" w:rsidTr="00677E49">
        <w:trPr>
          <w:jc w:val="center"/>
        </w:trPr>
        <w:tc>
          <w:tcPr>
            <w:tcW w:w="3697" w:type="dxa"/>
          </w:tcPr>
          <w:p w14:paraId="312D4109" w14:textId="1AC6E885" w:rsidR="00DF6AE5" w:rsidRPr="00211458" w:rsidRDefault="00E50970" w:rsidP="00677E49">
            <w:pPr>
              <w:pStyle w:val="TF-TEXTOQUADRO"/>
              <w:rPr>
                <w:sz w:val="18"/>
                <w:szCs w:val="18"/>
                <w:lang w:val="en-US"/>
              </w:rPr>
            </w:pPr>
            <w:r w:rsidRPr="00F55047">
              <w:rPr>
                <w:sz w:val="18"/>
                <w:szCs w:val="18"/>
                <w:lang w:val="en-US"/>
              </w:rPr>
              <w:t xml:space="preserve">Who is the Real Hero? </w:t>
            </w:r>
            <w:r w:rsidRPr="00211458">
              <w:rPr>
                <w:sz w:val="18"/>
                <w:szCs w:val="18"/>
                <w:lang w:val="en-US"/>
              </w:rPr>
              <w:t>Measuring Developer Contribution via Multi-dimensional Data Integration</w:t>
            </w:r>
          </w:p>
        </w:tc>
        <w:tc>
          <w:tcPr>
            <w:tcW w:w="3249" w:type="dxa"/>
          </w:tcPr>
          <w:p w14:paraId="3024BC67" w14:textId="51E69197" w:rsidR="00DF6AE5" w:rsidRPr="00211458" w:rsidRDefault="001E19A0" w:rsidP="00677E49">
            <w:pPr>
              <w:pStyle w:val="TF-TEXTOQUADRO"/>
              <w:rPr>
                <w:i/>
                <w:iCs/>
                <w:sz w:val="18"/>
                <w:szCs w:val="18"/>
                <w:lang w:val="en-US"/>
              </w:rPr>
            </w:pPr>
            <w:r w:rsidRPr="00211458">
              <w:rPr>
                <w:i/>
                <w:iCs/>
                <w:sz w:val="18"/>
                <w:szCs w:val="18"/>
                <w:lang w:val="en-US"/>
              </w:rPr>
              <w:t>Developer contribution metrics / performance evaluation</w:t>
            </w:r>
          </w:p>
        </w:tc>
        <w:tc>
          <w:tcPr>
            <w:tcW w:w="1843" w:type="dxa"/>
          </w:tcPr>
          <w:p w14:paraId="0C5C95DC" w14:textId="73DCD0E6" w:rsidR="00DF6AE5" w:rsidRDefault="009F48E7" w:rsidP="00677E49">
            <w:pPr>
              <w:pStyle w:val="TF-TEXTOQUADRO"/>
              <w:rPr>
                <w:sz w:val="18"/>
                <w:szCs w:val="18"/>
              </w:rPr>
            </w:pPr>
            <w:r w:rsidRPr="009F48E7">
              <w:rPr>
                <w:sz w:val="18"/>
                <w:szCs w:val="18"/>
              </w:rPr>
              <w:t xml:space="preserve">Sun </w:t>
            </w:r>
            <w:r w:rsidRPr="00AE0961">
              <w:rPr>
                <w:i/>
                <w:iCs/>
                <w:sz w:val="18"/>
                <w:szCs w:val="18"/>
              </w:rPr>
              <w:t>et al</w:t>
            </w:r>
            <w:r w:rsidRPr="009F48E7">
              <w:rPr>
                <w:sz w:val="18"/>
                <w:szCs w:val="18"/>
              </w:rPr>
              <w:t>. (2023)</w:t>
            </w:r>
          </w:p>
        </w:tc>
      </w:tr>
      <w:tr w:rsidR="000B2E10" w:rsidRPr="00E95A07" w14:paraId="0CC215B9" w14:textId="77777777" w:rsidTr="00677E49">
        <w:trPr>
          <w:jc w:val="center"/>
        </w:trPr>
        <w:tc>
          <w:tcPr>
            <w:tcW w:w="3697" w:type="dxa"/>
          </w:tcPr>
          <w:p w14:paraId="528C7CFD" w14:textId="678CDD28" w:rsidR="000B2E10" w:rsidRPr="00F55047" w:rsidRDefault="001E19A0" w:rsidP="00677E49">
            <w:pPr>
              <w:pStyle w:val="TF-TEXTOQUADRO"/>
              <w:rPr>
                <w:sz w:val="18"/>
                <w:szCs w:val="18"/>
                <w:lang w:val="en-US"/>
              </w:rPr>
            </w:pPr>
            <w:r w:rsidRPr="00F55047">
              <w:rPr>
                <w:sz w:val="18"/>
                <w:szCs w:val="18"/>
                <w:lang w:val="en-US"/>
              </w:rPr>
              <w:t>AI-Driven Developer Performance Metrics: Enhancing Agile Software Development</w:t>
            </w:r>
          </w:p>
        </w:tc>
        <w:tc>
          <w:tcPr>
            <w:tcW w:w="3249" w:type="dxa"/>
          </w:tcPr>
          <w:p w14:paraId="72A3DA03" w14:textId="5F5D0AEE" w:rsidR="000B2E10" w:rsidRPr="00F55047" w:rsidRDefault="001E19A0" w:rsidP="00677E49">
            <w:pPr>
              <w:pStyle w:val="TF-TEXTOQUADRO"/>
              <w:rPr>
                <w:i/>
                <w:iCs/>
                <w:sz w:val="18"/>
                <w:szCs w:val="18"/>
                <w:lang w:val="en-US"/>
              </w:rPr>
            </w:pPr>
            <w:r w:rsidRPr="00F55047">
              <w:rPr>
                <w:i/>
                <w:iCs/>
                <w:sz w:val="18"/>
                <w:szCs w:val="18"/>
                <w:lang w:val="en-US"/>
              </w:rPr>
              <w:t>AI-driven metrics / Agile developer evaluation</w:t>
            </w:r>
          </w:p>
        </w:tc>
        <w:tc>
          <w:tcPr>
            <w:tcW w:w="1843" w:type="dxa"/>
          </w:tcPr>
          <w:p w14:paraId="12EF98B5" w14:textId="42340C17" w:rsidR="000B2E10" w:rsidRDefault="00165366" w:rsidP="00677E49">
            <w:pPr>
              <w:pStyle w:val="TF-TEXTOQUADRO"/>
              <w:rPr>
                <w:sz w:val="18"/>
                <w:szCs w:val="18"/>
              </w:rPr>
            </w:pPr>
            <w:r>
              <w:rPr>
                <w:sz w:val="18"/>
                <w:szCs w:val="18"/>
              </w:rPr>
              <w:t>Noor e</w:t>
            </w:r>
            <w:r w:rsidR="00211458">
              <w:rPr>
                <w:sz w:val="18"/>
                <w:szCs w:val="18"/>
              </w:rPr>
              <w:t xml:space="preserve"> </w:t>
            </w:r>
            <w:r>
              <w:rPr>
                <w:sz w:val="18"/>
                <w:szCs w:val="18"/>
              </w:rPr>
              <w:t>Talavera</w:t>
            </w:r>
            <w:r w:rsidR="001E19A0" w:rsidRPr="001E19A0">
              <w:rPr>
                <w:sz w:val="18"/>
                <w:szCs w:val="18"/>
              </w:rPr>
              <w:t xml:space="preserve"> (2025)</w:t>
            </w:r>
          </w:p>
        </w:tc>
      </w:tr>
    </w:tbl>
    <w:p w14:paraId="741693F7" w14:textId="77777777" w:rsidR="00A656FA" w:rsidRDefault="00777C43" w:rsidP="00A656FA">
      <w:pPr>
        <w:pStyle w:val="TF-FONTE"/>
      </w:pPr>
      <w:r>
        <w:t>Fonte: elaborado pelo autor.</w:t>
      </w:r>
    </w:p>
    <w:p w14:paraId="0D3BBB2E" w14:textId="5123603A" w:rsidR="00A656FA" w:rsidRDefault="0062107B" w:rsidP="00A656FA">
      <w:pPr>
        <w:pStyle w:val="TF-FONTE"/>
        <w:ind w:firstLine="709"/>
        <w:jc w:val="both"/>
        <w:rPr>
          <w:sz w:val="20"/>
        </w:rPr>
      </w:pPr>
      <w:r w:rsidRPr="00A656FA">
        <w:rPr>
          <w:sz w:val="20"/>
        </w:rPr>
        <w:t xml:space="preserve">Dentre </w:t>
      </w:r>
      <w:r w:rsidR="00A656FA" w:rsidRPr="00A656FA">
        <w:rPr>
          <w:sz w:val="20"/>
        </w:rPr>
        <w:t xml:space="preserve">os trabalhos identificados, foram selecionados aqueles que mais dialogam com os objetivos deste estudo. Os artigos de </w:t>
      </w:r>
      <w:proofErr w:type="spellStart"/>
      <w:r w:rsidR="00A656FA" w:rsidRPr="00A656FA">
        <w:rPr>
          <w:sz w:val="20"/>
        </w:rPr>
        <w:t>Jaspan</w:t>
      </w:r>
      <w:proofErr w:type="spellEnd"/>
      <w:r w:rsidR="008E6EB2">
        <w:rPr>
          <w:sz w:val="20"/>
        </w:rPr>
        <w:t xml:space="preserve"> e</w:t>
      </w:r>
      <w:r w:rsidR="00A656FA" w:rsidRPr="00A656FA">
        <w:rPr>
          <w:sz w:val="20"/>
        </w:rPr>
        <w:t xml:space="preserve"> Green</w:t>
      </w:r>
      <w:r w:rsidR="008E6EB2">
        <w:rPr>
          <w:sz w:val="20"/>
        </w:rPr>
        <w:t xml:space="preserve"> (2022)</w:t>
      </w:r>
      <w:r w:rsidR="00A656FA" w:rsidRPr="00A656FA">
        <w:rPr>
          <w:sz w:val="20"/>
        </w:rPr>
        <w:t xml:space="preserve"> e Brown</w:t>
      </w:r>
      <w:r w:rsidR="008E6EB2">
        <w:rPr>
          <w:sz w:val="20"/>
        </w:rPr>
        <w:t xml:space="preserve"> (2023)</w:t>
      </w:r>
      <w:r w:rsidR="00A656FA" w:rsidRPr="00A656FA">
        <w:rPr>
          <w:sz w:val="20"/>
        </w:rPr>
        <w:t xml:space="preserve"> exploram métricas de produtividade centradas no desenvolvedor, discutindo desde o processo de </w:t>
      </w:r>
      <w:proofErr w:type="spellStart"/>
      <w:r w:rsidR="00A656FA" w:rsidRPr="00A656FA">
        <w:rPr>
          <w:i/>
          <w:iCs/>
          <w:sz w:val="20"/>
        </w:rPr>
        <w:t>onboarding</w:t>
      </w:r>
      <w:proofErr w:type="spellEnd"/>
      <w:r w:rsidR="00A656FA" w:rsidRPr="00A656FA">
        <w:rPr>
          <w:sz w:val="20"/>
        </w:rPr>
        <w:t xml:space="preserve"> até fatores de fluxo, foco e fricção, conceitos diretamente relacionados à mensuração de desempenho humano em engenharia de software.</w:t>
      </w:r>
    </w:p>
    <w:p w14:paraId="707FC3DA" w14:textId="77777777" w:rsidR="00A656FA" w:rsidRDefault="00A656FA" w:rsidP="00A656FA">
      <w:pPr>
        <w:pStyle w:val="TF-FONTE"/>
        <w:ind w:firstLine="709"/>
        <w:jc w:val="both"/>
        <w:rPr>
          <w:sz w:val="20"/>
        </w:rPr>
      </w:pPr>
      <w:r w:rsidRPr="00A656FA">
        <w:rPr>
          <w:sz w:val="20"/>
        </w:rPr>
        <w:t xml:space="preserve">O estudo de </w:t>
      </w:r>
      <w:proofErr w:type="spellStart"/>
      <w:r w:rsidRPr="00A656FA">
        <w:rPr>
          <w:sz w:val="20"/>
        </w:rPr>
        <w:t>Steinmacher</w:t>
      </w:r>
      <w:proofErr w:type="spellEnd"/>
      <w:r w:rsidRPr="00A656FA">
        <w:rPr>
          <w:sz w:val="20"/>
        </w:rPr>
        <w:t xml:space="preserve"> </w:t>
      </w:r>
      <w:r w:rsidRPr="00211458">
        <w:rPr>
          <w:i/>
          <w:iCs/>
          <w:sz w:val="20"/>
        </w:rPr>
        <w:t>et al</w:t>
      </w:r>
      <w:r w:rsidRPr="00A656FA">
        <w:rPr>
          <w:sz w:val="20"/>
        </w:rPr>
        <w:t xml:space="preserve">. (2020) contribui ao analisar métricas de </w:t>
      </w:r>
      <w:proofErr w:type="spellStart"/>
      <w:r w:rsidRPr="00A656FA">
        <w:rPr>
          <w:i/>
          <w:iCs/>
          <w:sz w:val="20"/>
        </w:rPr>
        <w:t>commits</w:t>
      </w:r>
      <w:proofErr w:type="spellEnd"/>
      <w:r w:rsidRPr="00A656FA">
        <w:rPr>
          <w:sz w:val="20"/>
        </w:rPr>
        <w:t xml:space="preserve"> e código sob a ótica de líderes de equipe, evidenciando como indicadores técnicos são interpretados no contexto da gestão e revelando as limitações de sua aplicação isolada. Em complemento, </w:t>
      </w:r>
      <w:proofErr w:type="spellStart"/>
      <w:r w:rsidRPr="00A656FA">
        <w:rPr>
          <w:sz w:val="20"/>
        </w:rPr>
        <w:t>Schröer</w:t>
      </w:r>
      <w:proofErr w:type="spellEnd"/>
      <w:r w:rsidRPr="00A656FA">
        <w:rPr>
          <w:sz w:val="20"/>
        </w:rPr>
        <w:t xml:space="preserve"> e </w:t>
      </w:r>
      <w:proofErr w:type="spellStart"/>
      <w:r w:rsidRPr="00A656FA">
        <w:rPr>
          <w:sz w:val="20"/>
        </w:rPr>
        <w:t>Koschke</w:t>
      </w:r>
      <w:proofErr w:type="spellEnd"/>
      <w:r w:rsidRPr="00A656FA">
        <w:rPr>
          <w:sz w:val="20"/>
        </w:rPr>
        <w:t xml:space="preserve"> (2024) avançam na análise ao propor a coleta e interpretação de comportamentos de desenvolvedores durante tarefas reais de programação, com métricas inovadoras como a </w:t>
      </w:r>
      <w:proofErr w:type="spellStart"/>
      <w:r w:rsidRPr="00A656FA">
        <w:rPr>
          <w:i/>
          <w:iCs/>
          <w:sz w:val="20"/>
        </w:rPr>
        <w:t>Cyclissity</w:t>
      </w:r>
      <w:proofErr w:type="spellEnd"/>
      <w:r w:rsidRPr="00A656FA">
        <w:rPr>
          <w:sz w:val="20"/>
        </w:rPr>
        <w:t>, que permite compreender padrões cognitivos e estratégicos.</w:t>
      </w:r>
    </w:p>
    <w:p w14:paraId="580965CB" w14:textId="3A9D5DF0" w:rsidR="00A656FA" w:rsidRDefault="00A656FA" w:rsidP="00A656FA">
      <w:pPr>
        <w:pStyle w:val="TF-FONTE"/>
        <w:ind w:firstLine="709"/>
        <w:jc w:val="both"/>
        <w:rPr>
          <w:sz w:val="20"/>
        </w:rPr>
      </w:pPr>
      <w:r w:rsidRPr="00A656FA">
        <w:rPr>
          <w:sz w:val="20"/>
        </w:rPr>
        <w:t xml:space="preserve">Outros trabalhos reforçam aspectos complementares da proposta. </w:t>
      </w:r>
      <w:proofErr w:type="spellStart"/>
      <w:r w:rsidRPr="00A656FA">
        <w:rPr>
          <w:sz w:val="20"/>
        </w:rPr>
        <w:t>Tiwari</w:t>
      </w:r>
      <w:proofErr w:type="spellEnd"/>
      <w:r w:rsidRPr="00A656FA">
        <w:rPr>
          <w:sz w:val="20"/>
        </w:rPr>
        <w:t xml:space="preserve">, </w:t>
      </w:r>
      <w:proofErr w:type="spellStart"/>
      <w:r w:rsidRPr="00A656FA">
        <w:rPr>
          <w:sz w:val="20"/>
        </w:rPr>
        <w:t>Monperrus</w:t>
      </w:r>
      <w:proofErr w:type="spellEnd"/>
      <w:r w:rsidRPr="00A656FA">
        <w:rPr>
          <w:sz w:val="20"/>
        </w:rPr>
        <w:t xml:space="preserve"> e </w:t>
      </w:r>
      <w:proofErr w:type="spellStart"/>
      <w:r w:rsidRPr="00A656FA">
        <w:rPr>
          <w:sz w:val="20"/>
        </w:rPr>
        <w:t>Baudry</w:t>
      </w:r>
      <w:proofErr w:type="spellEnd"/>
      <w:r w:rsidRPr="00A656FA">
        <w:rPr>
          <w:sz w:val="20"/>
        </w:rPr>
        <w:t xml:space="preserve"> (202</w:t>
      </w:r>
      <w:r w:rsidR="00211458">
        <w:rPr>
          <w:sz w:val="20"/>
        </w:rPr>
        <w:t>3</w:t>
      </w:r>
      <w:r w:rsidRPr="00A656FA">
        <w:rPr>
          <w:sz w:val="20"/>
        </w:rPr>
        <w:t xml:space="preserve">) demonstram como fatores de engajamento e até mesmo o uso de humor podem impactar positivamente a experiência e a produtividade de desenvolvedores, trazendo subsídios à análise de </w:t>
      </w:r>
      <w:r w:rsidRPr="00A656FA">
        <w:rPr>
          <w:i/>
          <w:iCs/>
          <w:sz w:val="20"/>
        </w:rPr>
        <w:t>soft skills</w:t>
      </w:r>
      <w:r w:rsidRPr="00A656FA">
        <w:rPr>
          <w:sz w:val="20"/>
        </w:rPr>
        <w:t xml:space="preserve">. Já Sun </w:t>
      </w:r>
      <w:r w:rsidRPr="00211458">
        <w:rPr>
          <w:i/>
          <w:iCs/>
          <w:sz w:val="20"/>
        </w:rPr>
        <w:t>et al</w:t>
      </w:r>
      <w:r w:rsidRPr="00A656FA">
        <w:rPr>
          <w:sz w:val="20"/>
        </w:rPr>
        <w:t>. (2023) propõem a avaliação de contribuição de desenvolvedores a partir de múltiplas dimensões de dados, indo além d</w:t>
      </w:r>
      <w:r>
        <w:rPr>
          <w:sz w:val="20"/>
        </w:rPr>
        <w:t>as</w:t>
      </w:r>
      <w:r w:rsidRPr="00A656FA">
        <w:rPr>
          <w:sz w:val="20"/>
        </w:rPr>
        <w:t xml:space="preserve"> métricas lineares. Por fim, Noor e Talavera (2025) apontam o potencial do uso de abordagens baseadas em inteligência artificial para mensuração da performance em contextos ágeis, reforçando a necessidade de soluções modernas e adaptáveis.</w:t>
      </w:r>
    </w:p>
    <w:p w14:paraId="0A018F2E" w14:textId="22771B76" w:rsidR="00505B8D" w:rsidRPr="00F55047" w:rsidRDefault="00505B8D" w:rsidP="007309E8">
      <w:pPr>
        <w:pStyle w:val="Ttulo2"/>
      </w:pPr>
      <w:r w:rsidRPr="00F55047">
        <w:t>Síntese dos Trabalhos Correlatos</w:t>
      </w:r>
    </w:p>
    <w:p w14:paraId="5D8EEAF2" w14:textId="081B33A0" w:rsidR="00C44739" w:rsidRDefault="008C55F9" w:rsidP="003C656C">
      <w:pPr>
        <w:pStyle w:val="TF-TEXTO"/>
      </w:pPr>
      <w:r w:rsidRPr="008C55F9">
        <w:t xml:space="preserve">São apresentados a seguir os trabalhos que possuem características semelhantes aos principais objetivos do estudo proposto. O primeiro trabalho (Quadro 2) </w:t>
      </w:r>
      <w:r w:rsidR="00921FC0">
        <w:t>traz</w:t>
      </w:r>
      <w:r w:rsidRPr="008C55F9">
        <w:t xml:space="preserve"> uma abordagem centrada no desenvolvedor para avaliação da produtividade em engenharia de software (</w:t>
      </w:r>
      <w:proofErr w:type="spellStart"/>
      <w:r w:rsidRPr="008C55F9">
        <w:t>Jaspan</w:t>
      </w:r>
      <w:proofErr w:type="spellEnd"/>
      <w:r w:rsidRPr="008C55F9">
        <w:t xml:space="preserve">; Green, 2022). O segundo trabalho (Quadro 3) analisa métricas de </w:t>
      </w:r>
      <w:proofErr w:type="spellStart"/>
      <w:r w:rsidRPr="00946CC8">
        <w:rPr>
          <w:i/>
          <w:iCs/>
        </w:rPr>
        <w:t>commits</w:t>
      </w:r>
      <w:proofErr w:type="spellEnd"/>
      <w:r w:rsidRPr="008C55F9">
        <w:t xml:space="preserve"> e código a partir da percepção de líderes de equipe, contribuindo com uma visão prática sobre a produtividade de desenvolvedores (</w:t>
      </w:r>
      <w:proofErr w:type="spellStart"/>
      <w:r w:rsidRPr="008C55F9">
        <w:t>Steinmacher</w:t>
      </w:r>
      <w:proofErr w:type="spellEnd"/>
      <w:r w:rsidRPr="008C55F9">
        <w:t xml:space="preserve"> </w:t>
      </w:r>
      <w:r w:rsidRPr="00211458">
        <w:rPr>
          <w:i/>
          <w:iCs/>
        </w:rPr>
        <w:t>et al</w:t>
      </w:r>
      <w:r w:rsidRPr="008C55F9">
        <w:t xml:space="preserve">.). O terceiro trabalho (Quadro 4) explora o registro e a </w:t>
      </w:r>
      <w:r w:rsidRPr="008C55F9">
        <w:lastRenderedPageBreak/>
        <w:t>interpretação de comportamentos de desenvolvedores em tarefas de programação, ampliando a avaliação para além de métricas tradicionais.</w:t>
      </w:r>
    </w:p>
    <w:p w14:paraId="71767A88" w14:textId="367D523E" w:rsidR="00C44739" w:rsidRPr="00F55047" w:rsidRDefault="00C44739" w:rsidP="00C44739">
      <w:pPr>
        <w:pStyle w:val="TF-LEGENDA"/>
        <w:rPr>
          <w:lang w:val="en-US"/>
        </w:rPr>
      </w:pPr>
      <w:bookmarkStart w:id="26" w:name="_Ref520281304"/>
      <w:r w:rsidRPr="00F55047">
        <w:rPr>
          <w:lang w:val="en-US"/>
        </w:rPr>
        <w:t xml:space="preserve">Quadro </w:t>
      </w:r>
      <w:r w:rsidR="00912AD1">
        <w:fldChar w:fldCharType="begin"/>
      </w:r>
      <w:r w:rsidR="00912AD1" w:rsidRPr="00F55047">
        <w:rPr>
          <w:lang w:val="en-US"/>
        </w:rPr>
        <w:instrText xml:space="preserve"> SEQ Quadro \* ARABIC </w:instrText>
      </w:r>
      <w:r w:rsidR="00912AD1">
        <w:fldChar w:fldCharType="separate"/>
      </w:r>
      <w:r w:rsidR="00915127" w:rsidRPr="00F55047">
        <w:rPr>
          <w:noProof/>
          <w:lang w:val="en-US"/>
        </w:rPr>
        <w:t>2</w:t>
      </w:r>
      <w:r w:rsidR="00912AD1">
        <w:rPr>
          <w:noProof/>
        </w:rPr>
        <w:fldChar w:fldCharType="end"/>
      </w:r>
      <w:bookmarkEnd w:id="26"/>
      <w:r w:rsidRPr="00F55047">
        <w:rPr>
          <w:lang w:val="en-US"/>
        </w:rPr>
        <w:t xml:space="preserve"> – </w:t>
      </w:r>
      <w:r w:rsidR="00777C43" w:rsidRPr="00F55047">
        <w:rPr>
          <w:sz w:val="18"/>
          <w:szCs w:val="18"/>
          <w:lang w:val="en-US"/>
        </w:rPr>
        <w:t>A Human-Centered Approach to Developer Productivity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6"/>
        <w:gridCol w:w="7502"/>
      </w:tblGrid>
      <w:tr w:rsidR="00C44739" w14:paraId="413D4FD7" w14:textId="77777777" w:rsidTr="00E95A07">
        <w:tc>
          <w:tcPr>
            <w:tcW w:w="1305" w:type="dxa"/>
          </w:tcPr>
          <w:p w14:paraId="6947ABBD" w14:textId="77777777" w:rsidR="00C44739" w:rsidRPr="00E95A07" w:rsidRDefault="00C44739" w:rsidP="00B21260">
            <w:pPr>
              <w:pStyle w:val="TF-TEXTO-QUADRO"/>
              <w:rPr>
                <w:sz w:val="18"/>
                <w:szCs w:val="18"/>
              </w:rPr>
            </w:pPr>
            <w:r w:rsidRPr="00E95A07">
              <w:rPr>
                <w:sz w:val="18"/>
                <w:szCs w:val="18"/>
              </w:rPr>
              <w:t>Referência</w:t>
            </w:r>
          </w:p>
        </w:tc>
        <w:tc>
          <w:tcPr>
            <w:tcW w:w="7643" w:type="dxa"/>
          </w:tcPr>
          <w:p w14:paraId="7D9466EB" w14:textId="214182C5" w:rsidR="00C44739" w:rsidRPr="00E95A07" w:rsidRDefault="003942CF" w:rsidP="00B21260">
            <w:pPr>
              <w:pStyle w:val="TF-TEXTO-QUADRO"/>
              <w:rPr>
                <w:sz w:val="18"/>
                <w:szCs w:val="18"/>
              </w:rPr>
            </w:pPr>
            <w:proofErr w:type="spellStart"/>
            <w:r w:rsidRPr="003942CF">
              <w:rPr>
                <w:sz w:val="18"/>
                <w:szCs w:val="18"/>
              </w:rPr>
              <w:t>Jaspan</w:t>
            </w:r>
            <w:proofErr w:type="spellEnd"/>
            <w:r>
              <w:rPr>
                <w:sz w:val="18"/>
                <w:szCs w:val="18"/>
              </w:rPr>
              <w:t xml:space="preserve"> e </w:t>
            </w:r>
            <w:r w:rsidRPr="003942CF">
              <w:rPr>
                <w:sz w:val="18"/>
                <w:szCs w:val="18"/>
              </w:rPr>
              <w:t>Green</w:t>
            </w:r>
            <w:r>
              <w:rPr>
                <w:sz w:val="18"/>
                <w:szCs w:val="18"/>
              </w:rPr>
              <w:t xml:space="preserve"> (2022)</w:t>
            </w:r>
          </w:p>
        </w:tc>
      </w:tr>
      <w:tr w:rsidR="00C44739" w14:paraId="7ABA5B3F" w14:textId="77777777" w:rsidTr="00E95A07">
        <w:tc>
          <w:tcPr>
            <w:tcW w:w="1305" w:type="dxa"/>
          </w:tcPr>
          <w:p w14:paraId="682CB85B" w14:textId="77777777" w:rsidR="00C44739" w:rsidRPr="00E95A07" w:rsidRDefault="00C44739" w:rsidP="00B21260">
            <w:pPr>
              <w:pStyle w:val="TF-TEXTO-QUADRO"/>
              <w:rPr>
                <w:sz w:val="18"/>
                <w:szCs w:val="18"/>
              </w:rPr>
            </w:pPr>
            <w:r w:rsidRPr="00E95A07">
              <w:rPr>
                <w:sz w:val="18"/>
                <w:szCs w:val="18"/>
              </w:rPr>
              <w:t>Objetivos</w:t>
            </w:r>
          </w:p>
        </w:tc>
        <w:tc>
          <w:tcPr>
            <w:tcW w:w="7643" w:type="dxa"/>
          </w:tcPr>
          <w:p w14:paraId="16A95F51" w14:textId="06A9A23A" w:rsidR="00C44739" w:rsidRPr="00E95A07" w:rsidRDefault="00514AA8" w:rsidP="00B21260">
            <w:pPr>
              <w:pStyle w:val="TF-TEXTO-QUADRO"/>
              <w:rPr>
                <w:sz w:val="18"/>
                <w:szCs w:val="18"/>
              </w:rPr>
            </w:pPr>
            <w:r w:rsidRPr="00514AA8">
              <w:rPr>
                <w:sz w:val="18"/>
                <w:szCs w:val="18"/>
              </w:rPr>
              <w:t>Investigar como métricas de produtividade podem ser orientadas para o ser humano, buscando formas de medir desempenho sem comprometer a experiência e o bem-estar do desenvolvedor.</w:t>
            </w:r>
          </w:p>
        </w:tc>
      </w:tr>
      <w:tr w:rsidR="00C44739" w14:paraId="7AD018C2" w14:textId="77777777" w:rsidTr="00E95A07">
        <w:tc>
          <w:tcPr>
            <w:tcW w:w="1305" w:type="dxa"/>
          </w:tcPr>
          <w:p w14:paraId="5A4B8243" w14:textId="77777777" w:rsidR="00C44739" w:rsidRPr="00E95A07" w:rsidRDefault="00C44739" w:rsidP="00B21260">
            <w:pPr>
              <w:pStyle w:val="TF-TEXTO-QUADRO"/>
              <w:rPr>
                <w:sz w:val="18"/>
                <w:szCs w:val="18"/>
              </w:rPr>
            </w:pPr>
            <w:r w:rsidRPr="00E95A07">
              <w:rPr>
                <w:sz w:val="18"/>
                <w:szCs w:val="18"/>
              </w:rPr>
              <w:t>Principais funcionalidades</w:t>
            </w:r>
          </w:p>
        </w:tc>
        <w:tc>
          <w:tcPr>
            <w:tcW w:w="7643" w:type="dxa"/>
          </w:tcPr>
          <w:p w14:paraId="1DD12047" w14:textId="401FEFA0" w:rsidR="00C44739" w:rsidRPr="00E95A07" w:rsidRDefault="00EB101D" w:rsidP="00B21260">
            <w:pPr>
              <w:pStyle w:val="TF-TEXTO-QUADRO"/>
              <w:rPr>
                <w:sz w:val="18"/>
                <w:szCs w:val="18"/>
              </w:rPr>
            </w:pPr>
            <w:r w:rsidRPr="00EB101D">
              <w:rPr>
                <w:sz w:val="18"/>
                <w:szCs w:val="18"/>
              </w:rPr>
              <w:t>Discussão crítica das métricas tradicionais; introdução de princípios multidimensionais; ênfase no bem-estar, colaboração, satisfação e contexto como fatores de produtividade.</w:t>
            </w:r>
          </w:p>
        </w:tc>
      </w:tr>
      <w:tr w:rsidR="00C44739" w14:paraId="018CE276" w14:textId="77777777" w:rsidTr="00E95A07">
        <w:tc>
          <w:tcPr>
            <w:tcW w:w="1305" w:type="dxa"/>
          </w:tcPr>
          <w:p w14:paraId="1C52C9EF" w14:textId="77777777" w:rsidR="00C44739" w:rsidRPr="00E95A07" w:rsidRDefault="00C44739" w:rsidP="00B21260">
            <w:pPr>
              <w:pStyle w:val="TF-TEXTO-QUADRO"/>
              <w:rPr>
                <w:sz w:val="18"/>
                <w:szCs w:val="18"/>
              </w:rPr>
            </w:pPr>
            <w:r w:rsidRPr="00E95A07">
              <w:rPr>
                <w:sz w:val="18"/>
                <w:szCs w:val="18"/>
              </w:rPr>
              <w:t>Ferramentas de desenvolvimento</w:t>
            </w:r>
          </w:p>
        </w:tc>
        <w:tc>
          <w:tcPr>
            <w:tcW w:w="7643" w:type="dxa"/>
          </w:tcPr>
          <w:p w14:paraId="2F198841" w14:textId="02A505C5" w:rsidR="00C44739" w:rsidRPr="00E95A07" w:rsidRDefault="00EB101D" w:rsidP="00B21260">
            <w:pPr>
              <w:pStyle w:val="TF-TEXTO-QUADRO"/>
              <w:rPr>
                <w:sz w:val="18"/>
                <w:szCs w:val="18"/>
              </w:rPr>
            </w:pPr>
            <w:r>
              <w:rPr>
                <w:sz w:val="18"/>
                <w:szCs w:val="18"/>
              </w:rPr>
              <w:t>U</w:t>
            </w:r>
            <w:r w:rsidRPr="00EB101D">
              <w:rPr>
                <w:sz w:val="18"/>
                <w:szCs w:val="18"/>
              </w:rPr>
              <w:t>tiliza o framework conceitual SPACE (Satisfação, Performance, Atividade, Comunicação, Eficiência) como base.</w:t>
            </w:r>
          </w:p>
        </w:tc>
      </w:tr>
      <w:tr w:rsidR="00C44739" w14:paraId="05BFA5E7" w14:textId="77777777" w:rsidTr="00E95A07">
        <w:tc>
          <w:tcPr>
            <w:tcW w:w="1305" w:type="dxa"/>
          </w:tcPr>
          <w:p w14:paraId="14D868DD" w14:textId="77777777" w:rsidR="00C44739" w:rsidRPr="00E95A07" w:rsidRDefault="00C44739" w:rsidP="00B21260">
            <w:pPr>
              <w:pStyle w:val="TF-TEXTO-QUADRO"/>
              <w:rPr>
                <w:sz w:val="18"/>
                <w:szCs w:val="18"/>
              </w:rPr>
            </w:pPr>
            <w:r w:rsidRPr="00E95A07">
              <w:rPr>
                <w:sz w:val="18"/>
                <w:szCs w:val="18"/>
              </w:rPr>
              <w:t>Resultados e conclusões</w:t>
            </w:r>
          </w:p>
        </w:tc>
        <w:tc>
          <w:tcPr>
            <w:tcW w:w="7643" w:type="dxa"/>
          </w:tcPr>
          <w:p w14:paraId="4D3BAF44" w14:textId="40B76908" w:rsidR="00C44739" w:rsidRPr="00E95A07" w:rsidRDefault="00514AA8" w:rsidP="00B21260">
            <w:pPr>
              <w:pStyle w:val="TF-TEXTO-QUADRO"/>
              <w:rPr>
                <w:sz w:val="18"/>
                <w:szCs w:val="18"/>
              </w:rPr>
            </w:pPr>
            <w:r w:rsidRPr="00514AA8">
              <w:rPr>
                <w:sz w:val="18"/>
                <w:szCs w:val="18"/>
              </w:rPr>
              <w:t>Conclui que métricas centradas no desenvolvedor podem aumentar a precisão da avaliação de produtividade e reduzir vieses. Destaca a importância de integrar medidas de satisfação e bem-estar ao processo de mensuração.</w:t>
            </w:r>
          </w:p>
        </w:tc>
      </w:tr>
    </w:tbl>
    <w:p w14:paraId="76E4FC47" w14:textId="2985F95B" w:rsidR="00C44739" w:rsidRDefault="00C44739" w:rsidP="00F6067A">
      <w:pPr>
        <w:pStyle w:val="TF-FONTE"/>
      </w:pPr>
      <w:r>
        <w:t>Fonte: elaborado pelo autor.</w:t>
      </w:r>
    </w:p>
    <w:p w14:paraId="55EDF82A" w14:textId="605BE61A" w:rsidR="00966C06" w:rsidRDefault="00514AA8" w:rsidP="00966C06">
      <w:pPr>
        <w:pStyle w:val="TF-TEXTO"/>
      </w:pPr>
      <w:r w:rsidRPr="00514AA8">
        <w:t xml:space="preserve">O trabalho de </w:t>
      </w:r>
      <w:proofErr w:type="spellStart"/>
      <w:r w:rsidRPr="00514AA8">
        <w:t>Jaspan</w:t>
      </w:r>
      <w:proofErr w:type="spellEnd"/>
      <w:r w:rsidRPr="00514AA8">
        <w:t xml:space="preserve"> e Green (2022) propõe um modelo de avaliação de produtividade que coloca o desenvolvedor no centro, considerando aspectos técnicos e humanos. Entre seus pontos fortes, está a ênfase em fatores subjetivos, como satisfação e contexto de trabalho. Por outro lado, um ponto fraco é a ausência de uma ferramenta prática que implemente tais conceitos, o que limita sua aplicação imediata. </w:t>
      </w:r>
      <w:r w:rsidR="005D230B" w:rsidRPr="005D230B">
        <w:t>Como alternativa, propõe o uso de dimensões múltiplas, exemplificadas pelo framework SPACE, que considera fatores de satisfação, performance, atividade, comunicação e eficiência.</w:t>
      </w:r>
    </w:p>
    <w:p w14:paraId="0C318041" w14:textId="05FA745E" w:rsidR="005D230B" w:rsidRPr="00514AA8" w:rsidRDefault="005D230B" w:rsidP="00966C06">
      <w:pPr>
        <w:pStyle w:val="TF-TEXTO"/>
      </w:pPr>
      <w:r w:rsidRPr="005D230B">
        <w:t xml:space="preserve">Esse trabalho é relevante para a presente pesquisa, pois reforça a necessidade de se considerar aspectos humanos e técnicos de forma integrada. Além disso, fornece sustentação teórica para a proposta de uma ferramenta que não apenas meça métricas de código, mas também avalie competências e </w:t>
      </w:r>
      <w:r w:rsidRPr="00A851C3">
        <w:rPr>
          <w:i/>
          <w:iCs/>
        </w:rPr>
        <w:t>soft skills</w:t>
      </w:r>
      <w:r w:rsidRPr="005D230B">
        <w:t>.</w:t>
      </w:r>
    </w:p>
    <w:p w14:paraId="49AF1EFC" w14:textId="2152FF4E" w:rsidR="00C44739" w:rsidRPr="00F55047" w:rsidRDefault="00C44739" w:rsidP="00C44739">
      <w:pPr>
        <w:pStyle w:val="TF-LEGENDA"/>
        <w:rPr>
          <w:lang w:val="en-US"/>
        </w:rPr>
      </w:pPr>
      <w:bookmarkStart w:id="27" w:name="_Ref173511264"/>
      <w:r w:rsidRPr="00F55047">
        <w:rPr>
          <w:lang w:val="en-US"/>
        </w:rPr>
        <w:t xml:space="preserve">Quadro </w:t>
      </w:r>
      <w:r w:rsidR="00912AD1">
        <w:fldChar w:fldCharType="begin"/>
      </w:r>
      <w:r w:rsidR="00912AD1" w:rsidRPr="00F55047">
        <w:rPr>
          <w:lang w:val="en-US"/>
        </w:rPr>
        <w:instrText xml:space="preserve"> SEQ Quadro \* ARABIC </w:instrText>
      </w:r>
      <w:r w:rsidR="00912AD1">
        <w:fldChar w:fldCharType="separate"/>
      </w:r>
      <w:r w:rsidR="00915127" w:rsidRPr="00F55047">
        <w:rPr>
          <w:noProof/>
          <w:lang w:val="en-US"/>
        </w:rPr>
        <w:t>3</w:t>
      </w:r>
      <w:r w:rsidR="00912AD1">
        <w:rPr>
          <w:noProof/>
        </w:rPr>
        <w:fldChar w:fldCharType="end"/>
      </w:r>
      <w:bookmarkEnd w:id="27"/>
      <w:r w:rsidRPr="00F55047">
        <w:rPr>
          <w:lang w:val="en-US"/>
        </w:rPr>
        <w:t xml:space="preserve"> – </w:t>
      </w:r>
      <w:r w:rsidR="00777C43" w:rsidRPr="00F55047">
        <w:rPr>
          <w:sz w:val="18"/>
          <w:szCs w:val="18"/>
          <w:lang w:val="en-US"/>
        </w:rPr>
        <w:t>Code and Commit Metrics of Developer Productivity: A Study on Team Leaders Perceptions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C44739" w14:paraId="3A9A458E" w14:textId="77777777" w:rsidTr="003C656C">
        <w:tc>
          <w:tcPr>
            <w:tcW w:w="1447" w:type="dxa"/>
          </w:tcPr>
          <w:p w14:paraId="5E4498AA" w14:textId="77777777" w:rsidR="00C44739" w:rsidRPr="00E95A07" w:rsidRDefault="00C44739" w:rsidP="00B21260">
            <w:pPr>
              <w:pStyle w:val="TF-TEXTO-QUADRO"/>
              <w:rPr>
                <w:sz w:val="18"/>
                <w:szCs w:val="18"/>
              </w:rPr>
            </w:pPr>
            <w:r w:rsidRPr="00E95A07">
              <w:rPr>
                <w:sz w:val="18"/>
                <w:szCs w:val="18"/>
              </w:rPr>
              <w:t>Referência</w:t>
            </w:r>
          </w:p>
        </w:tc>
        <w:tc>
          <w:tcPr>
            <w:tcW w:w="7501" w:type="dxa"/>
          </w:tcPr>
          <w:p w14:paraId="08A199E9" w14:textId="69026A44" w:rsidR="00C44739" w:rsidRPr="00E95A07" w:rsidRDefault="00514AA8" w:rsidP="00B21260">
            <w:pPr>
              <w:pStyle w:val="TF-TEXTO-QUADRO"/>
              <w:rPr>
                <w:sz w:val="18"/>
                <w:szCs w:val="18"/>
              </w:rPr>
            </w:pPr>
            <w:proofErr w:type="spellStart"/>
            <w:r w:rsidRPr="00514AA8">
              <w:rPr>
                <w:sz w:val="18"/>
                <w:szCs w:val="18"/>
              </w:rPr>
              <w:t>Steinmacher</w:t>
            </w:r>
            <w:proofErr w:type="spellEnd"/>
            <w:r w:rsidRPr="00514AA8">
              <w:rPr>
                <w:sz w:val="18"/>
                <w:szCs w:val="18"/>
              </w:rPr>
              <w:t xml:space="preserve"> </w:t>
            </w:r>
            <w:r w:rsidRPr="00211458">
              <w:rPr>
                <w:i/>
                <w:iCs/>
                <w:sz w:val="18"/>
                <w:szCs w:val="18"/>
              </w:rPr>
              <w:t>et al</w:t>
            </w:r>
            <w:r w:rsidRPr="00514AA8">
              <w:rPr>
                <w:sz w:val="18"/>
                <w:szCs w:val="18"/>
              </w:rPr>
              <w:t>.</w:t>
            </w:r>
          </w:p>
        </w:tc>
      </w:tr>
      <w:tr w:rsidR="00C44739" w14:paraId="35028516" w14:textId="77777777" w:rsidTr="003C656C">
        <w:tc>
          <w:tcPr>
            <w:tcW w:w="1447" w:type="dxa"/>
          </w:tcPr>
          <w:p w14:paraId="4B6B1E1E" w14:textId="77777777" w:rsidR="00C44739" w:rsidRPr="00E95A07" w:rsidRDefault="00C44739" w:rsidP="00B21260">
            <w:pPr>
              <w:pStyle w:val="TF-TEXTO-QUADRO"/>
              <w:rPr>
                <w:sz w:val="18"/>
                <w:szCs w:val="18"/>
              </w:rPr>
            </w:pPr>
            <w:r w:rsidRPr="00E95A07">
              <w:rPr>
                <w:sz w:val="18"/>
                <w:szCs w:val="18"/>
              </w:rPr>
              <w:t>Objetivos</w:t>
            </w:r>
          </w:p>
        </w:tc>
        <w:tc>
          <w:tcPr>
            <w:tcW w:w="7501" w:type="dxa"/>
          </w:tcPr>
          <w:p w14:paraId="676F5451" w14:textId="33747EE7" w:rsidR="00C44739" w:rsidRPr="00E95A07" w:rsidRDefault="00514AA8" w:rsidP="00B21260">
            <w:pPr>
              <w:pStyle w:val="TF-TEXTO-QUADRO"/>
              <w:rPr>
                <w:sz w:val="18"/>
                <w:szCs w:val="18"/>
              </w:rPr>
            </w:pPr>
            <w:r w:rsidRPr="00514AA8">
              <w:rPr>
                <w:sz w:val="18"/>
                <w:szCs w:val="18"/>
              </w:rPr>
              <w:t xml:space="preserve">Explorar como líderes de equipe percebem o uso de métricas de </w:t>
            </w:r>
            <w:proofErr w:type="spellStart"/>
            <w:r w:rsidRPr="00946CC8">
              <w:rPr>
                <w:i/>
                <w:iCs/>
                <w:sz w:val="18"/>
                <w:szCs w:val="18"/>
              </w:rPr>
              <w:t>commits</w:t>
            </w:r>
            <w:proofErr w:type="spellEnd"/>
            <w:r w:rsidRPr="00514AA8">
              <w:rPr>
                <w:sz w:val="18"/>
                <w:szCs w:val="18"/>
              </w:rPr>
              <w:t xml:space="preserve"> e código como indicadores de produtividade de desenvolvedores.</w:t>
            </w:r>
          </w:p>
        </w:tc>
      </w:tr>
      <w:tr w:rsidR="00C44739" w14:paraId="3776DC45" w14:textId="77777777" w:rsidTr="003C656C">
        <w:tc>
          <w:tcPr>
            <w:tcW w:w="1447" w:type="dxa"/>
          </w:tcPr>
          <w:p w14:paraId="3CB878C8" w14:textId="77777777" w:rsidR="00C44739" w:rsidRPr="00E95A07" w:rsidRDefault="00C44739" w:rsidP="00B21260">
            <w:pPr>
              <w:pStyle w:val="TF-TEXTO-QUADRO"/>
              <w:rPr>
                <w:sz w:val="18"/>
                <w:szCs w:val="18"/>
              </w:rPr>
            </w:pPr>
            <w:r w:rsidRPr="00E95A07">
              <w:rPr>
                <w:sz w:val="18"/>
                <w:szCs w:val="18"/>
              </w:rPr>
              <w:t>Principais funcionalidades</w:t>
            </w:r>
          </w:p>
        </w:tc>
        <w:tc>
          <w:tcPr>
            <w:tcW w:w="7501" w:type="dxa"/>
          </w:tcPr>
          <w:p w14:paraId="7088C06F" w14:textId="77777777" w:rsidR="00514AA8" w:rsidRPr="00514AA8" w:rsidRDefault="00514AA8" w:rsidP="00514AA8">
            <w:pPr>
              <w:pStyle w:val="TF-TEXTO-QUADRO"/>
              <w:rPr>
                <w:vanish/>
                <w:sz w:val="18"/>
                <w:szCs w:val="18"/>
              </w:rPr>
            </w:pPr>
          </w:p>
          <w:p w14:paraId="0BFE57B1" w14:textId="11543698" w:rsidR="00C44739" w:rsidRPr="00E95A07" w:rsidRDefault="002F6928" w:rsidP="00B21260">
            <w:pPr>
              <w:pStyle w:val="TF-TEXTO-QUADRO"/>
              <w:rPr>
                <w:sz w:val="18"/>
                <w:szCs w:val="18"/>
              </w:rPr>
            </w:pPr>
            <w:r w:rsidRPr="002F6928">
              <w:rPr>
                <w:sz w:val="18"/>
                <w:szCs w:val="18"/>
              </w:rPr>
              <w:t xml:space="preserve">Analisa repositórios de código e métricas de </w:t>
            </w:r>
            <w:proofErr w:type="spellStart"/>
            <w:r w:rsidRPr="002F6928">
              <w:rPr>
                <w:i/>
                <w:iCs/>
                <w:sz w:val="18"/>
                <w:szCs w:val="18"/>
              </w:rPr>
              <w:t>commits</w:t>
            </w:r>
            <w:proofErr w:type="spellEnd"/>
            <w:r w:rsidRPr="002F6928">
              <w:rPr>
                <w:sz w:val="18"/>
                <w:szCs w:val="18"/>
              </w:rPr>
              <w:t>, cruzando os resultados com entrevistas a líderes de equipe sobre a utilidade prática dessas métricas.</w:t>
            </w:r>
          </w:p>
        </w:tc>
      </w:tr>
      <w:tr w:rsidR="00C44739" w14:paraId="3F8F2FC4" w14:textId="77777777" w:rsidTr="003C656C">
        <w:tc>
          <w:tcPr>
            <w:tcW w:w="1447" w:type="dxa"/>
          </w:tcPr>
          <w:p w14:paraId="65ED1B08" w14:textId="77777777" w:rsidR="00C44739" w:rsidRPr="00E95A07" w:rsidRDefault="00C44739" w:rsidP="00B21260">
            <w:pPr>
              <w:pStyle w:val="TF-TEXTO-QUADRO"/>
              <w:rPr>
                <w:sz w:val="18"/>
                <w:szCs w:val="18"/>
              </w:rPr>
            </w:pPr>
            <w:r w:rsidRPr="00E95A07">
              <w:rPr>
                <w:sz w:val="18"/>
                <w:szCs w:val="18"/>
              </w:rPr>
              <w:t>Ferramentas de desenvolvimento</w:t>
            </w:r>
          </w:p>
        </w:tc>
        <w:tc>
          <w:tcPr>
            <w:tcW w:w="7501" w:type="dxa"/>
          </w:tcPr>
          <w:p w14:paraId="5432E52F" w14:textId="1CB3A160" w:rsidR="00C44739" w:rsidRPr="00E95A07" w:rsidRDefault="00514AA8" w:rsidP="00B21260">
            <w:pPr>
              <w:pStyle w:val="TF-TEXTO-QUADRO"/>
              <w:rPr>
                <w:sz w:val="18"/>
                <w:szCs w:val="18"/>
              </w:rPr>
            </w:pPr>
            <w:r w:rsidRPr="00514AA8">
              <w:rPr>
                <w:sz w:val="18"/>
                <w:szCs w:val="18"/>
              </w:rPr>
              <w:t>Utiliza mineração de repositórios de software (MSR) combinada a entrevistas qualitativas.</w:t>
            </w:r>
          </w:p>
        </w:tc>
      </w:tr>
      <w:tr w:rsidR="00C44739" w14:paraId="56CD8F20" w14:textId="77777777" w:rsidTr="003C656C">
        <w:tc>
          <w:tcPr>
            <w:tcW w:w="1447" w:type="dxa"/>
          </w:tcPr>
          <w:p w14:paraId="7328370F" w14:textId="77777777" w:rsidR="00C44739" w:rsidRPr="00E95A07" w:rsidRDefault="00C44739" w:rsidP="00B21260">
            <w:pPr>
              <w:pStyle w:val="TF-TEXTO-QUADRO"/>
              <w:rPr>
                <w:sz w:val="18"/>
                <w:szCs w:val="18"/>
              </w:rPr>
            </w:pPr>
            <w:r w:rsidRPr="00E95A07">
              <w:rPr>
                <w:sz w:val="18"/>
                <w:szCs w:val="18"/>
              </w:rPr>
              <w:t>Resultados e conclusões</w:t>
            </w:r>
          </w:p>
        </w:tc>
        <w:tc>
          <w:tcPr>
            <w:tcW w:w="7501" w:type="dxa"/>
          </w:tcPr>
          <w:p w14:paraId="68D537E1" w14:textId="5C83AF76" w:rsidR="00C44739" w:rsidRPr="00E95A07" w:rsidRDefault="00514AA8" w:rsidP="00B21260">
            <w:pPr>
              <w:pStyle w:val="TF-TEXTO-QUADRO"/>
              <w:rPr>
                <w:sz w:val="18"/>
                <w:szCs w:val="18"/>
              </w:rPr>
            </w:pPr>
            <w:r w:rsidRPr="00514AA8">
              <w:rPr>
                <w:sz w:val="18"/>
                <w:szCs w:val="18"/>
              </w:rPr>
              <w:t xml:space="preserve">Constatou que métricas de </w:t>
            </w:r>
            <w:proofErr w:type="spellStart"/>
            <w:r w:rsidRPr="00946CC8">
              <w:rPr>
                <w:i/>
                <w:iCs/>
                <w:sz w:val="18"/>
                <w:szCs w:val="18"/>
              </w:rPr>
              <w:t>commits</w:t>
            </w:r>
            <w:proofErr w:type="spellEnd"/>
            <w:r w:rsidRPr="00514AA8">
              <w:rPr>
                <w:sz w:val="18"/>
                <w:szCs w:val="18"/>
              </w:rPr>
              <w:t xml:space="preserve"> podem ser úteis para identificar padrões de engajamento e produtividade, mas, isoladamente, não refletem qualidade ou impacto real no produto. Líderes sugerem que tais métricas sejam combinadas com outros indicadores.</w:t>
            </w:r>
          </w:p>
        </w:tc>
      </w:tr>
    </w:tbl>
    <w:p w14:paraId="73F228AF" w14:textId="5CC75C13" w:rsidR="00C44739" w:rsidRDefault="00C44739" w:rsidP="00F6067A">
      <w:pPr>
        <w:pStyle w:val="TF-FONTE"/>
      </w:pPr>
      <w:r>
        <w:t>Fonte: elaborado pelo autor.</w:t>
      </w:r>
    </w:p>
    <w:p w14:paraId="5CAE0D0F" w14:textId="49BD80F4" w:rsidR="00A965F4" w:rsidRDefault="00A965F4" w:rsidP="00A965F4">
      <w:pPr>
        <w:pStyle w:val="TF-TEXTO"/>
      </w:pPr>
      <w:r>
        <w:t xml:space="preserve">O trabalho de </w:t>
      </w:r>
      <w:proofErr w:type="spellStart"/>
      <w:r>
        <w:t>Steinmacher</w:t>
      </w:r>
      <w:proofErr w:type="spellEnd"/>
      <w:r>
        <w:t xml:space="preserve"> </w:t>
      </w:r>
      <w:r w:rsidRPr="00211458">
        <w:rPr>
          <w:i/>
          <w:iCs/>
        </w:rPr>
        <w:t>et al</w:t>
      </w:r>
      <w:r>
        <w:t xml:space="preserve">. (2020) explora a relação entre métricas de código e </w:t>
      </w:r>
      <w:proofErr w:type="spellStart"/>
      <w:r w:rsidRPr="00946CC8">
        <w:rPr>
          <w:i/>
          <w:iCs/>
        </w:rPr>
        <w:t>commits</w:t>
      </w:r>
      <w:proofErr w:type="spellEnd"/>
      <w:r>
        <w:t xml:space="preserve"> e a forma como líderes de equipe as utilizam para avaliar a produtividade de desenvolvedores. O estudo identifica que métricas como número de </w:t>
      </w:r>
      <w:proofErr w:type="spellStart"/>
      <w:r w:rsidRPr="00946CC8">
        <w:rPr>
          <w:i/>
          <w:iCs/>
        </w:rPr>
        <w:t>commits</w:t>
      </w:r>
      <w:proofErr w:type="spellEnd"/>
      <w:r>
        <w:t xml:space="preserve"> e frequência de alterações são frequentemente consideradas, mas ressalta que sua interpretação isolada pode gerar conclusões equivocadas.</w:t>
      </w:r>
    </w:p>
    <w:p w14:paraId="23C2093F" w14:textId="0608E431" w:rsidR="00A965F4" w:rsidRDefault="00A965F4" w:rsidP="00A965F4">
      <w:pPr>
        <w:pStyle w:val="TF-TEXTO"/>
      </w:pPr>
      <w:r>
        <w:t>Os resultados indicam que líderes técnicos enxergam valor nessas métricas quando utilizadas como indicadores complementares, e não como medidas absolutas de produtividade. O estudo reforça a necessidade de contextualização, destacando que fatores como a natureza da tarefa, a complexidade do código e a colaboração entre membros da equipe não podem ser captados por métricas puramente técnicas.</w:t>
      </w:r>
    </w:p>
    <w:p w14:paraId="06CF8595" w14:textId="65E97F17" w:rsidR="00A965F4" w:rsidRPr="00966C06" w:rsidRDefault="00A965F4" w:rsidP="00A965F4">
      <w:pPr>
        <w:pStyle w:val="TF-TEXTO"/>
      </w:pPr>
      <w:r>
        <w:t xml:space="preserve">Essa pesquisa tem forte relação com o presente trabalho, pois evidencia os limites das métricas tradicionais e a importância de integrar a análise quantitativa com aspectos qualitativos. A proposta desta pesquisa busca justamente superar essa lacuna, combinando métricas de código com avaliação de competências e </w:t>
      </w:r>
      <w:r w:rsidRPr="00A851C3">
        <w:rPr>
          <w:i/>
          <w:iCs/>
        </w:rPr>
        <w:t>soft skills</w:t>
      </w:r>
      <w:r>
        <w:t>, em uma perspectiva mais ampla e humanizada de avaliação de desempenho.</w:t>
      </w:r>
    </w:p>
    <w:p w14:paraId="2C0FC560" w14:textId="3980DF35" w:rsidR="00C44739" w:rsidRPr="00F55047" w:rsidRDefault="00C44739" w:rsidP="00C44739">
      <w:pPr>
        <w:pStyle w:val="TF-LEGENDA"/>
        <w:rPr>
          <w:lang w:val="en-US"/>
        </w:rPr>
      </w:pPr>
      <w:bookmarkStart w:id="28" w:name="_Ref173511288"/>
      <w:r w:rsidRPr="00F55047">
        <w:rPr>
          <w:lang w:val="en-US"/>
        </w:rPr>
        <w:t xml:space="preserve">Quadro </w:t>
      </w:r>
      <w:r w:rsidR="00912AD1">
        <w:fldChar w:fldCharType="begin"/>
      </w:r>
      <w:r w:rsidR="00912AD1" w:rsidRPr="00F55047">
        <w:rPr>
          <w:lang w:val="en-US"/>
        </w:rPr>
        <w:instrText xml:space="preserve"> SEQ Quadro \* ARABIC </w:instrText>
      </w:r>
      <w:r w:rsidR="00912AD1">
        <w:fldChar w:fldCharType="separate"/>
      </w:r>
      <w:r w:rsidR="00915127" w:rsidRPr="00F55047">
        <w:rPr>
          <w:noProof/>
          <w:lang w:val="en-US"/>
        </w:rPr>
        <w:t>4</w:t>
      </w:r>
      <w:r w:rsidR="00912AD1">
        <w:rPr>
          <w:noProof/>
        </w:rPr>
        <w:fldChar w:fldCharType="end"/>
      </w:r>
      <w:bookmarkEnd w:id="28"/>
      <w:r w:rsidRPr="00F55047">
        <w:rPr>
          <w:lang w:val="en-US"/>
        </w:rPr>
        <w:t xml:space="preserve"> – </w:t>
      </w:r>
      <w:r w:rsidR="00A965F4" w:rsidRPr="00F55047">
        <w:rPr>
          <w:sz w:val="18"/>
          <w:szCs w:val="18"/>
          <w:lang w:val="en-US"/>
        </w:rPr>
        <w:t xml:space="preserve">Recording and Interpreting Developer </w:t>
      </w:r>
      <w:proofErr w:type="spellStart"/>
      <w:r w:rsidR="00A965F4" w:rsidRPr="00F55047">
        <w:rPr>
          <w:sz w:val="18"/>
          <w:szCs w:val="18"/>
          <w:lang w:val="en-US"/>
        </w:rPr>
        <w:t>Behaviour</w:t>
      </w:r>
      <w:proofErr w:type="spellEnd"/>
      <w:r w:rsidR="00A965F4" w:rsidRPr="00F55047">
        <w:rPr>
          <w:sz w:val="18"/>
          <w:szCs w:val="18"/>
          <w:lang w:val="en-US"/>
        </w:rPr>
        <w:t xml:space="preserve"> in Programming Tasks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C44739" w:rsidRPr="00EB6DE9" w14:paraId="1979F01D" w14:textId="77777777" w:rsidTr="00A965F4">
        <w:tc>
          <w:tcPr>
            <w:tcW w:w="1447" w:type="dxa"/>
          </w:tcPr>
          <w:p w14:paraId="7413BAD4" w14:textId="77777777" w:rsidR="00C44739" w:rsidRPr="00E95A07" w:rsidRDefault="00C44739" w:rsidP="00B21260">
            <w:pPr>
              <w:pStyle w:val="TF-TEXTO-QUADRO"/>
              <w:rPr>
                <w:sz w:val="18"/>
                <w:szCs w:val="18"/>
              </w:rPr>
            </w:pPr>
            <w:r w:rsidRPr="00E95A07">
              <w:rPr>
                <w:sz w:val="18"/>
                <w:szCs w:val="18"/>
              </w:rPr>
              <w:t>Referência</w:t>
            </w:r>
          </w:p>
        </w:tc>
        <w:tc>
          <w:tcPr>
            <w:tcW w:w="7501" w:type="dxa"/>
          </w:tcPr>
          <w:p w14:paraId="33F357BE" w14:textId="40BC829D" w:rsidR="00C44739" w:rsidRPr="00211458" w:rsidRDefault="00A965F4" w:rsidP="00B21260">
            <w:pPr>
              <w:pStyle w:val="TF-TEXTO-QUADRO"/>
              <w:rPr>
                <w:sz w:val="18"/>
                <w:szCs w:val="18"/>
                <w:lang w:val="en-US"/>
              </w:rPr>
            </w:pPr>
            <w:r w:rsidRPr="00211458">
              <w:rPr>
                <w:sz w:val="18"/>
                <w:szCs w:val="18"/>
                <w:lang w:val="en-US"/>
              </w:rPr>
              <w:t xml:space="preserve">Schröer e </w:t>
            </w:r>
            <w:proofErr w:type="spellStart"/>
            <w:r w:rsidRPr="00211458">
              <w:rPr>
                <w:sz w:val="18"/>
                <w:szCs w:val="18"/>
                <w:lang w:val="en-US"/>
              </w:rPr>
              <w:t>Koschke</w:t>
            </w:r>
            <w:proofErr w:type="spellEnd"/>
            <w:r w:rsidRPr="00211458">
              <w:rPr>
                <w:sz w:val="18"/>
                <w:szCs w:val="18"/>
                <w:lang w:val="en-US"/>
              </w:rPr>
              <w:t xml:space="preserve"> (2024)</w:t>
            </w:r>
          </w:p>
        </w:tc>
      </w:tr>
      <w:tr w:rsidR="00C44739" w14:paraId="637BEF13" w14:textId="77777777" w:rsidTr="00A965F4">
        <w:tc>
          <w:tcPr>
            <w:tcW w:w="1447" w:type="dxa"/>
          </w:tcPr>
          <w:p w14:paraId="75FD4513" w14:textId="77777777" w:rsidR="00C44739" w:rsidRPr="00E95A07" w:rsidRDefault="00C44739" w:rsidP="00B21260">
            <w:pPr>
              <w:pStyle w:val="TF-TEXTO-QUADRO"/>
              <w:rPr>
                <w:sz w:val="18"/>
                <w:szCs w:val="18"/>
              </w:rPr>
            </w:pPr>
            <w:r w:rsidRPr="00E95A07">
              <w:rPr>
                <w:sz w:val="18"/>
                <w:szCs w:val="18"/>
              </w:rPr>
              <w:t>Objetivos</w:t>
            </w:r>
          </w:p>
        </w:tc>
        <w:tc>
          <w:tcPr>
            <w:tcW w:w="7501" w:type="dxa"/>
          </w:tcPr>
          <w:p w14:paraId="104FE11E" w14:textId="617F174C" w:rsidR="00C44739" w:rsidRPr="00E95A07" w:rsidRDefault="00A965F4" w:rsidP="00B21260">
            <w:pPr>
              <w:pStyle w:val="TF-TEXTO-QUADRO"/>
              <w:rPr>
                <w:sz w:val="18"/>
                <w:szCs w:val="18"/>
              </w:rPr>
            </w:pPr>
            <w:r w:rsidRPr="00A965F4">
              <w:rPr>
                <w:sz w:val="18"/>
                <w:szCs w:val="18"/>
              </w:rPr>
              <w:t>Investigar como os desenvolvedores se comportam ao realizar tarefas de programação e propor métricas para interpretar padrões de navegação e edição de código.</w:t>
            </w:r>
          </w:p>
        </w:tc>
      </w:tr>
      <w:tr w:rsidR="00C44739" w14:paraId="598AA7AA" w14:textId="77777777" w:rsidTr="00A965F4">
        <w:tc>
          <w:tcPr>
            <w:tcW w:w="1447" w:type="dxa"/>
          </w:tcPr>
          <w:p w14:paraId="248F8811" w14:textId="77777777" w:rsidR="00C44739" w:rsidRPr="00E95A07" w:rsidRDefault="00C44739" w:rsidP="00B21260">
            <w:pPr>
              <w:pStyle w:val="TF-TEXTO-QUADRO"/>
              <w:rPr>
                <w:sz w:val="18"/>
                <w:szCs w:val="18"/>
              </w:rPr>
            </w:pPr>
            <w:r w:rsidRPr="00E95A07">
              <w:rPr>
                <w:sz w:val="18"/>
                <w:szCs w:val="18"/>
              </w:rPr>
              <w:t>Principais funcionalidades</w:t>
            </w:r>
          </w:p>
        </w:tc>
        <w:tc>
          <w:tcPr>
            <w:tcW w:w="7501" w:type="dxa"/>
          </w:tcPr>
          <w:p w14:paraId="3163B7B0" w14:textId="7DAC1254" w:rsidR="00C44739" w:rsidRPr="00E95A07" w:rsidRDefault="00A965F4" w:rsidP="00B21260">
            <w:pPr>
              <w:pStyle w:val="TF-TEXTO-QUADRO"/>
              <w:rPr>
                <w:sz w:val="18"/>
                <w:szCs w:val="18"/>
              </w:rPr>
            </w:pPr>
            <w:r w:rsidRPr="00A965F4">
              <w:rPr>
                <w:sz w:val="18"/>
                <w:szCs w:val="18"/>
              </w:rPr>
              <w:t xml:space="preserve">Registro detalhado das interações em </w:t>
            </w:r>
            <w:proofErr w:type="spellStart"/>
            <w:r w:rsidRPr="00211458">
              <w:rPr>
                <w:sz w:val="18"/>
                <w:szCs w:val="18"/>
              </w:rPr>
              <w:t>IDEs</w:t>
            </w:r>
            <w:proofErr w:type="spellEnd"/>
            <w:r w:rsidRPr="00A965F4">
              <w:rPr>
                <w:sz w:val="18"/>
                <w:szCs w:val="18"/>
              </w:rPr>
              <w:t xml:space="preserve">; identificação de fases de trabalho (investigação, edição e validação); proposta da métrica </w:t>
            </w:r>
            <w:proofErr w:type="spellStart"/>
            <w:r w:rsidRPr="00211458">
              <w:rPr>
                <w:sz w:val="18"/>
                <w:szCs w:val="18"/>
              </w:rPr>
              <w:t>Cyclissity</w:t>
            </w:r>
            <w:proofErr w:type="spellEnd"/>
            <w:r w:rsidRPr="00A965F4">
              <w:rPr>
                <w:sz w:val="18"/>
                <w:szCs w:val="18"/>
              </w:rPr>
              <w:t xml:space="preserve"> para medir ciclos de navegação entre arquivos.</w:t>
            </w:r>
          </w:p>
        </w:tc>
      </w:tr>
      <w:tr w:rsidR="00C44739" w14:paraId="05F86802" w14:textId="77777777" w:rsidTr="00A965F4">
        <w:tc>
          <w:tcPr>
            <w:tcW w:w="1447" w:type="dxa"/>
          </w:tcPr>
          <w:p w14:paraId="374EFE99" w14:textId="77777777" w:rsidR="00C44739" w:rsidRPr="00E95A07" w:rsidRDefault="00C44739" w:rsidP="00B21260">
            <w:pPr>
              <w:pStyle w:val="TF-TEXTO-QUADRO"/>
              <w:rPr>
                <w:sz w:val="18"/>
                <w:szCs w:val="18"/>
              </w:rPr>
            </w:pPr>
            <w:r w:rsidRPr="00E95A07">
              <w:rPr>
                <w:sz w:val="18"/>
                <w:szCs w:val="18"/>
              </w:rPr>
              <w:t>Ferramentas de desenvolvimento</w:t>
            </w:r>
          </w:p>
        </w:tc>
        <w:tc>
          <w:tcPr>
            <w:tcW w:w="7501" w:type="dxa"/>
          </w:tcPr>
          <w:p w14:paraId="6C8A0540" w14:textId="5C1DBA9D" w:rsidR="00C44739" w:rsidRPr="00E95A07" w:rsidRDefault="00A851C3" w:rsidP="00B21260">
            <w:pPr>
              <w:pStyle w:val="TF-TEXTO-QUADRO"/>
              <w:rPr>
                <w:sz w:val="18"/>
                <w:szCs w:val="18"/>
              </w:rPr>
            </w:pPr>
            <w:r w:rsidRPr="00A851C3">
              <w:rPr>
                <w:sz w:val="18"/>
                <w:szCs w:val="18"/>
              </w:rPr>
              <w:t xml:space="preserve">Utilização do plug-in </w:t>
            </w:r>
            <w:r w:rsidRPr="00211458">
              <w:rPr>
                <w:sz w:val="18"/>
                <w:szCs w:val="18"/>
              </w:rPr>
              <w:t>MIMESIS</w:t>
            </w:r>
            <w:r w:rsidRPr="00A851C3">
              <w:rPr>
                <w:sz w:val="18"/>
                <w:szCs w:val="18"/>
              </w:rPr>
              <w:t xml:space="preserve"> para coleta de dados durante atividades reais de programação.</w:t>
            </w:r>
          </w:p>
        </w:tc>
      </w:tr>
      <w:tr w:rsidR="00C44739" w14:paraId="67BA6E8A" w14:textId="77777777" w:rsidTr="00A965F4">
        <w:tc>
          <w:tcPr>
            <w:tcW w:w="1447" w:type="dxa"/>
          </w:tcPr>
          <w:p w14:paraId="25BABCAA" w14:textId="77777777" w:rsidR="00C44739" w:rsidRPr="00E95A07" w:rsidRDefault="00C44739" w:rsidP="00B21260">
            <w:pPr>
              <w:pStyle w:val="TF-TEXTO-QUADRO"/>
              <w:rPr>
                <w:sz w:val="18"/>
                <w:szCs w:val="18"/>
              </w:rPr>
            </w:pPr>
            <w:r w:rsidRPr="00E95A07">
              <w:rPr>
                <w:sz w:val="18"/>
                <w:szCs w:val="18"/>
              </w:rPr>
              <w:t>Resultados e conclusões</w:t>
            </w:r>
          </w:p>
        </w:tc>
        <w:tc>
          <w:tcPr>
            <w:tcW w:w="7501" w:type="dxa"/>
          </w:tcPr>
          <w:p w14:paraId="07E4987B" w14:textId="3D516AE0" w:rsidR="00C44739" w:rsidRPr="00E95A07" w:rsidRDefault="00A851C3" w:rsidP="00B21260">
            <w:pPr>
              <w:pStyle w:val="TF-TEXTO-QUADRO"/>
              <w:rPr>
                <w:sz w:val="18"/>
                <w:szCs w:val="18"/>
              </w:rPr>
            </w:pPr>
            <w:r w:rsidRPr="00A851C3">
              <w:rPr>
                <w:sz w:val="18"/>
                <w:szCs w:val="18"/>
              </w:rPr>
              <w:t xml:space="preserve">O estudo mostrou que desenvolvedores não seguem padrões lineares, mas sim estratégias recursivas de exploração de código. A métrica </w:t>
            </w:r>
            <w:proofErr w:type="spellStart"/>
            <w:r w:rsidRPr="00211458">
              <w:rPr>
                <w:sz w:val="18"/>
                <w:szCs w:val="18"/>
              </w:rPr>
              <w:t>Cyclissity</w:t>
            </w:r>
            <w:proofErr w:type="spellEnd"/>
            <w:r w:rsidRPr="00A851C3">
              <w:rPr>
                <w:sz w:val="18"/>
                <w:szCs w:val="18"/>
              </w:rPr>
              <w:t xml:space="preserve"> foi capaz de diferenciar estilos de trabalho e fornecer pistas sobre níveis de compreensão.</w:t>
            </w:r>
          </w:p>
        </w:tc>
      </w:tr>
    </w:tbl>
    <w:p w14:paraId="08E73774" w14:textId="3A4E6695" w:rsidR="00C44739" w:rsidRDefault="00A965F4" w:rsidP="00F6067A">
      <w:pPr>
        <w:pStyle w:val="TF-FONTE"/>
      </w:pPr>
      <w:r>
        <w:t xml:space="preserve"> </w:t>
      </w:r>
      <w:r w:rsidR="00C44739">
        <w:t>Fonte: elaborado pelo autor.</w:t>
      </w:r>
    </w:p>
    <w:p w14:paraId="48D33A5F" w14:textId="7B3E18F5" w:rsidR="00966C06" w:rsidRDefault="00C176F6" w:rsidP="00966C06">
      <w:pPr>
        <w:pStyle w:val="TF-TEXTO"/>
      </w:pPr>
      <w:r w:rsidRPr="008C55F9">
        <w:lastRenderedPageBreak/>
        <w:t>O estudo</w:t>
      </w:r>
      <w:r w:rsidR="008C55F9" w:rsidRPr="008C55F9">
        <w:t xml:space="preserve"> </w:t>
      </w:r>
      <w:r w:rsidRPr="008C55F9">
        <w:t xml:space="preserve">contribui para a compreensão do desempenho de desenvolvedores ao ampliar a avaliação para além das métricas tradicionais de código. Seu ponto forte é a ênfase em dados comportamentais, que permitem interpretar aspectos cognitivos e de esforço do desenvolvedor. Como ponto fraco, destaca-se a dependência de ambientes instrumentados, o que pode limitar sua aplicação em larga escala. Esse trabalho relaciona-se ao presente projeto por reforçar a necessidade de uma avaliação mais humanizada, considerando não apenas o que o desenvolvedor produz, mas também como ele interage e lida com suas tarefas, alinhando-se à proposta de integrar métricas objetivas e </w:t>
      </w:r>
      <w:r w:rsidRPr="00A851C3">
        <w:rPr>
          <w:i/>
          <w:iCs/>
        </w:rPr>
        <w:t>soft skills</w:t>
      </w:r>
      <w:r w:rsidRPr="008C55F9">
        <w:t xml:space="preserve"> no apoio à gestão do </w:t>
      </w:r>
      <w:r w:rsidR="00946CC8" w:rsidRPr="00946CC8">
        <w:rPr>
          <w:i/>
          <w:iCs/>
        </w:rPr>
        <w:t>t</w:t>
      </w:r>
      <w:r w:rsidRPr="00946CC8">
        <w:rPr>
          <w:i/>
          <w:iCs/>
        </w:rPr>
        <w:t xml:space="preserve">ech </w:t>
      </w:r>
      <w:r w:rsidR="00946CC8" w:rsidRPr="00946CC8">
        <w:rPr>
          <w:i/>
          <w:iCs/>
        </w:rPr>
        <w:t>l</w:t>
      </w:r>
      <w:r w:rsidRPr="00946CC8">
        <w:rPr>
          <w:i/>
          <w:iCs/>
        </w:rPr>
        <w:t>ead</w:t>
      </w:r>
      <w:r w:rsidRPr="008C55F9">
        <w:t>.</w:t>
      </w:r>
    </w:p>
    <w:p w14:paraId="37DE5FF9" w14:textId="5DFFD9C2" w:rsidR="00A851C3" w:rsidRDefault="00A851C3" w:rsidP="00A851C3">
      <w:pPr>
        <w:pStyle w:val="TF-TEXTO"/>
      </w:pPr>
      <w:r>
        <w:t xml:space="preserve">O trabalho de </w:t>
      </w:r>
      <w:proofErr w:type="spellStart"/>
      <w:r w:rsidRPr="00C762C7">
        <w:rPr>
          <w:sz w:val="18"/>
          <w:szCs w:val="18"/>
        </w:rPr>
        <w:t>Schröer</w:t>
      </w:r>
      <w:proofErr w:type="spellEnd"/>
      <w:r>
        <w:rPr>
          <w:sz w:val="18"/>
          <w:szCs w:val="18"/>
        </w:rPr>
        <w:t xml:space="preserve"> e </w:t>
      </w:r>
      <w:proofErr w:type="spellStart"/>
      <w:r w:rsidRPr="00C762C7">
        <w:rPr>
          <w:sz w:val="18"/>
          <w:szCs w:val="18"/>
        </w:rPr>
        <w:t>Koschke</w:t>
      </w:r>
      <w:proofErr w:type="spellEnd"/>
      <w:r>
        <w:rPr>
          <w:sz w:val="18"/>
          <w:szCs w:val="18"/>
        </w:rPr>
        <w:t xml:space="preserve"> (2024) </w:t>
      </w:r>
      <w:r>
        <w:t xml:space="preserve">examina o comportamento de desenvolvedores durante a execução de tarefas de programação, propondo formas de registrar e interpretar suas ações em ambientes de desenvolvimento. Por meio da ferramenta </w:t>
      </w:r>
      <w:r w:rsidRPr="007309E8">
        <w:t>MIMESIS</w:t>
      </w:r>
      <w:r>
        <w:t>, os autores coletaram dados de interação, como navegação entre arquivos, edições de código e uso do depurador. A análise revelou fases distintas no processo de trabalho, mas com forte caráter não linear, evidenciando que a compreensão do código ocorre de maneira recursiva e adaptativa.</w:t>
      </w:r>
    </w:p>
    <w:p w14:paraId="578E6232" w14:textId="0345FAB7" w:rsidR="00A851C3" w:rsidRDefault="00A851C3" w:rsidP="00A851C3">
      <w:pPr>
        <w:pStyle w:val="TF-TEXTO"/>
      </w:pPr>
      <w:r>
        <w:t xml:space="preserve">Um dos principais resultados foi a proposta da métrica </w:t>
      </w:r>
      <w:proofErr w:type="spellStart"/>
      <w:r>
        <w:t>Cyclissity</w:t>
      </w:r>
      <w:proofErr w:type="spellEnd"/>
      <w:r>
        <w:t xml:space="preserve">, que avalia padrões de navegação entre arquivos. Essa métrica permite identificar estilos individuais de exploração, distinguindo comportamentos focados de dispersos. A pesquisa destaca a importância de compreender a dimensão comportamental do trabalho de programação, indo além de métricas tradicionais baseadas apenas em </w:t>
      </w:r>
      <w:proofErr w:type="spellStart"/>
      <w:r w:rsidRPr="007309E8">
        <w:rPr>
          <w:i/>
          <w:iCs/>
        </w:rPr>
        <w:t>commits</w:t>
      </w:r>
      <w:proofErr w:type="spellEnd"/>
      <w:r>
        <w:t xml:space="preserve"> ou linhas de código.</w:t>
      </w:r>
    </w:p>
    <w:p w14:paraId="2800D56D" w14:textId="536A663A" w:rsidR="00A851C3" w:rsidRPr="008C55F9" w:rsidRDefault="00A851C3" w:rsidP="00A851C3">
      <w:pPr>
        <w:pStyle w:val="TF-TEXTO"/>
      </w:pPr>
      <w:r>
        <w:t xml:space="preserve">Este estudo tem relação direta com o projeto proposto, pois reforça a relevância de avaliar não apenas resultado, mas também processos cognitivos e comportamentais envolvidos no desenvolvimento de software. Isso converge com a ideia de uma ferramenta de avaliação que considere tanto métricas técnicas quanto </w:t>
      </w:r>
      <w:r w:rsidRPr="00A851C3">
        <w:rPr>
          <w:i/>
          <w:iCs/>
        </w:rPr>
        <w:t>soft skills</w:t>
      </w:r>
      <w:r>
        <w:t>, apoiando líderes técnicos em uma visão mais completa e humanizada da performance de seus times.</w:t>
      </w:r>
    </w:p>
    <w:p w14:paraId="25B7474A" w14:textId="17DCD73B" w:rsidR="00451B94" w:rsidRDefault="00451B94" w:rsidP="00424AD5">
      <w:pPr>
        <w:pStyle w:val="Ttulo1"/>
      </w:pPr>
      <w:bookmarkStart w:id="29" w:name="_Toc54164921"/>
      <w:bookmarkStart w:id="30" w:name="_Toc54165675"/>
      <w:bookmarkStart w:id="31" w:name="_Toc54169333"/>
      <w:bookmarkStart w:id="32" w:name="_Toc96347439"/>
      <w:bookmarkStart w:id="33" w:name="_Toc96357723"/>
      <w:bookmarkStart w:id="34" w:name="_Toc96491866"/>
      <w:bookmarkStart w:id="35" w:name="_Toc411603107"/>
      <w:bookmarkEnd w:id="23"/>
      <w:r>
        <w:t>proposta</w:t>
      </w:r>
      <w:r w:rsidR="00D51BF6">
        <w:t xml:space="preserve"> DA FERRAMENTA</w:t>
      </w:r>
    </w:p>
    <w:p w14:paraId="0336A8B2" w14:textId="173CB7B9" w:rsidR="00451B94" w:rsidRDefault="00915127" w:rsidP="00B5104B">
      <w:pPr>
        <w:pStyle w:val="TF-TEXTO"/>
      </w:pPr>
      <w:r w:rsidRPr="00915127">
        <w:t>Nesta seção é apresentada a proposta da ferramenta de avaliação de performance de desenvolvedores, elaborada a partir da revisão bibliográfica e da análise dos trabalhos correlatos discutidos na seção anterior. O foco está em detalhar a justificativa para o desenvolvimento da solução, bem como os procedimentos metodológicos que orientarão sua construção e validação. Inicialmente, apresenta-se a justificativa (Seção 3.1), na qual são discutidas as lacunas identificadas nos trabalhos existentes e a relevância científica e prática da proposta. Em seguida, descreve-se a metodologia de desenvolvimento (Seção 3.2), especificando as etapas, métodos e recursos que serão empregados ao longo do estudo</w:t>
      </w:r>
      <w:r w:rsidR="00B5104B">
        <w:t xml:space="preserve"> </w:t>
      </w:r>
    </w:p>
    <w:p w14:paraId="62F25ABA" w14:textId="77777777" w:rsidR="00451B94" w:rsidRPr="007309E8" w:rsidRDefault="00451B94" w:rsidP="007309E8">
      <w:pPr>
        <w:pStyle w:val="Ttulo2"/>
      </w:pPr>
      <w:bookmarkStart w:id="36" w:name="_Toc54164915"/>
      <w:bookmarkStart w:id="37" w:name="_Toc54165669"/>
      <w:bookmarkStart w:id="38" w:name="_Toc54169327"/>
      <w:bookmarkStart w:id="39" w:name="_Toc96347433"/>
      <w:bookmarkStart w:id="40" w:name="_Toc96357717"/>
      <w:bookmarkStart w:id="41" w:name="_Toc96491860"/>
      <w:bookmarkStart w:id="42" w:name="_Toc351015594"/>
      <w:r w:rsidRPr="007309E8">
        <w:t>JUSTIFICATIVA</w:t>
      </w:r>
    </w:p>
    <w:p w14:paraId="7AF97DEF" w14:textId="1229309C" w:rsidR="00D51BF6" w:rsidRPr="00D51BF6" w:rsidRDefault="00D51BF6" w:rsidP="00D51BF6">
      <w:pPr>
        <w:pStyle w:val="TF-TEXTO"/>
      </w:pPr>
      <w:r w:rsidRPr="00D51BF6">
        <w:t xml:space="preserve">O presente estudo se justifica pela necessidade de avançar nas formas de avaliação da performance de desenvolvedores de software, considerando não apenas métricas técnicas de código, mas também dimensões humanas, como </w:t>
      </w:r>
      <w:r w:rsidRPr="00A851C3">
        <w:rPr>
          <w:i/>
          <w:iCs/>
        </w:rPr>
        <w:t>soft skills</w:t>
      </w:r>
      <w:r w:rsidRPr="00D51BF6">
        <w:t>, competências e aspectos emocionais</w:t>
      </w:r>
      <w:r w:rsidR="00B13CCE">
        <w:t xml:space="preserve"> e concentrar essas informações num plano de desenvolvimento </w:t>
      </w:r>
      <w:r w:rsidR="00D926C0">
        <w:t xml:space="preserve">produzido </w:t>
      </w:r>
      <w:r w:rsidR="00B13CCE">
        <w:t xml:space="preserve">para o </w:t>
      </w:r>
      <w:r w:rsidR="00D926C0">
        <w:t>desenvolvedor</w:t>
      </w:r>
      <w:r w:rsidRPr="00D51BF6">
        <w:t>. A literatura revisada aponta que as abordagens tradicionais, baseadas exclusivamente em métricas objetivas, tendem a desconsiderar fatores subjetivos que influenciam diretamente na produtividade e na qualidade do trabalho em equipe.</w:t>
      </w:r>
    </w:p>
    <w:p w14:paraId="068F75E8" w14:textId="1A1CBE16" w:rsidR="00B51846" w:rsidRDefault="00D51BF6" w:rsidP="00D51BF6">
      <w:pPr>
        <w:pStyle w:val="TF-TEXTO"/>
      </w:pPr>
      <w:r w:rsidRPr="00D51BF6">
        <w:t>Nesse sentido, o Quadro 5 sintetiza as principais características dos trabalhos correlatos selecionados, evidenciando suas contribuições e limitações em relação ao objetivo deste projeto.</w:t>
      </w:r>
      <w:r w:rsidR="00B51846">
        <w:t xml:space="preserve"> </w:t>
      </w:r>
    </w:p>
    <w:p w14:paraId="72A23E67" w14:textId="2CEE3262" w:rsidR="006B0760" w:rsidRDefault="006B0760" w:rsidP="006B0760">
      <w:pPr>
        <w:pStyle w:val="TF-LEGENDA"/>
      </w:pPr>
      <w:bookmarkStart w:id="43" w:name="_Ref52025161"/>
      <w:r>
        <w:t xml:space="preserve">Quadro </w:t>
      </w:r>
      <w:fldSimple w:instr=" SEQ Quadro \* ARABIC ">
        <w:r w:rsidR="00915127">
          <w:rPr>
            <w:noProof/>
          </w:rPr>
          <w:t>5</w:t>
        </w:r>
      </w:fldSimple>
      <w:bookmarkEnd w:id="43"/>
      <w:r>
        <w:t xml:space="preserve"> - </w:t>
      </w:r>
      <w:r w:rsidR="00F3649F">
        <w:t>Comparativo</w:t>
      </w:r>
      <w:r>
        <w:t xml:space="preserve"> dos trabalhos correlatos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9"/>
        <w:gridCol w:w="2126"/>
        <w:gridCol w:w="2126"/>
        <w:gridCol w:w="2257"/>
      </w:tblGrid>
      <w:tr w:rsidR="00802D0F" w14:paraId="4DC82DAE" w14:textId="77777777" w:rsidTr="00211458">
        <w:trPr>
          <w:trHeight w:val="567"/>
        </w:trPr>
        <w:tc>
          <w:tcPr>
            <w:tcW w:w="2439" w:type="dxa"/>
            <w:tcBorders>
              <w:tl2br w:val="single" w:sz="4" w:space="0" w:color="auto"/>
            </w:tcBorders>
            <w:shd w:val="clear" w:color="auto" w:fill="A6A6A6"/>
          </w:tcPr>
          <w:p w14:paraId="5540DD0B" w14:textId="77777777" w:rsidR="006B0760" w:rsidRPr="007D4566" w:rsidRDefault="003255B3" w:rsidP="004B3C46">
            <w:pPr>
              <w:pStyle w:val="TF-TEXTOQUADRO"/>
            </w:pPr>
            <w:r>
              <w:rPr>
                <w:noProof/>
              </w:rPr>
              <mc:AlternateContent>
                <mc:Choice Requires="wps">
                  <w:drawing>
                    <wp:anchor distT="45720" distB="45720" distL="114300" distR="114300" simplePos="0" relativeHeight="251661312" behindDoc="0" locked="0" layoutInCell="1" allowOverlap="1" wp14:anchorId="50BF3879" wp14:editId="52E65BD0">
                      <wp:simplePos x="0" y="0"/>
                      <wp:positionH relativeFrom="column">
                        <wp:posOffset>1221740</wp:posOffset>
                      </wp:positionH>
                      <wp:positionV relativeFrom="paragraph">
                        <wp:posOffset>53340</wp:posOffset>
                      </wp:positionV>
                      <wp:extent cx="1327785" cy="298450"/>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7785" cy="298450"/>
                              </a:xfrm>
                              <a:prstGeom prst="rect">
                                <a:avLst/>
                              </a:prstGeom>
                              <a:noFill/>
                              <a:ln w="9525">
                                <a:noFill/>
                                <a:miter lim="800000"/>
                                <a:headEnd/>
                                <a:tailEnd/>
                              </a:ln>
                            </wps:spPr>
                            <wps:txbx>
                              <w:txbxContent>
                                <w:p w14:paraId="307860C1" w14:textId="77777777" w:rsidR="006B0760" w:rsidRDefault="0054044B" w:rsidP="0054044B">
                                  <w:pPr>
                                    <w:pStyle w:val="TF-TEXTOQUADRO"/>
                                    <w:jc w:val="center"/>
                                  </w:pPr>
                                  <w:r>
                                    <w:t xml:space="preserve">Trabalhos </w:t>
                                  </w:r>
                                  <w:r w:rsidR="006B0760">
                                    <w:t>Correlatos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BF3879" id="_x0000_t202" coordsize="21600,21600" o:spt="202" path="m,l,21600r21600,l21600,xe">
                      <v:stroke joinstyle="miter"/>
                      <v:path gradientshapeok="t" o:connecttype="rect"/>
                    </v:shapetype>
                    <v:shape id="Caixa de Texto 2" o:spid="_x0000_s1026" type="#_x0000_t202" style="position:absolute;margin-left:96.2pt;margin-top:4.2pt;width:104.55pt;height:2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" filled="f" stroked="f">
                      <v:textbox>
                        <w:txbxContent>
                          <w:p w14:paraId="307860C1" w14:textId="77777777" w:rsidR="006B0760" w:rsidRDefault="0054044B" w:rsidP="0054044B">
                            <w:pPr>
                              <w:pStyle w:val="TF-TEXTOQUADRO"/>
                              <w:jc w:val="center"/>
                            </w:pPr>
                            <w:r>
                              <w:t xml:space="preserve">Trabalhos </w:t>
                            </w:r>
                            <w:r w:rsidR="006B0760">
                              <w:t>Correlatos</w:t>
                            </w:r>
                          </w:p>
                        </w:txbxContent>
                      </v:textbox>
                      <w10:wrap type="square"/>
                    </v:shape>
                  </w:pict>
                </mc:Fallback>
              </mc:AlternateContent>
            </w:r>
            <w:r>
              <w:rPr>
                <w:noProof/>
              </w:rPr>
              <mc:AlternateContent>
                <mc:Choice Requires="wps">
                  <w:drawing>
                    <wp:anchor distT="45720" distB="45720" distL="114300" distR="114300" simplePos="0" relativeHeight="251657216" behindDoc="0" locked="0" layoutInCell="1" allowOverlap="1" wp14:anchorId="6A5D1CF1" wp14:editId="112C365A">
                      <wp:simplePos x="0" y="0"/>
                      <wp:positionH relativeFrom="column">
                        <wp:posOffset>-65405</wp:posOffset>
                      </wp:positionH>
                      <wp:positionV relativeFrom="paragraph">
                        <wp:posOffset>273050</wp:posOffset>
                      </wp:positionV>
                      <wp:extent cx="1009650" cy="2540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09650" cy="254000"/>
                              </a:xfrm>
                              <a:prstGeom prst="rect">
                                <a:avLst/>
                              </a:prstGeom>
                              <a:noFill/>
                              <a:ln w="9525">
                                <a:noFill/>
                                <a:miter lim="800000"/>
                                <a:headEnd/>
                                <a:tailEnd/>
                              </a:ln>
                            </wps:spPr>
                            <wps:txbx>
                              <w:txbxContent>
                                <w:p w14:paraId="368FBAE3" w14:textId="77777777" w:rsidR="006B0760" w:rsidRDefault="006B0760" w:rsidP="006B0760">
                                  <w:pPr>
                                    <w:pStyle w:val="TF-TEXTO"/>
                                    <w:ind w:firstLine="0"/>
                                  </w:pPr>
                                  <w:r>
                                    <w:t>Características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5D1CF1" id="_x0000_s1027" type="#_x0000_t202" style="position:absolute;margin-left:-5.15pt;margin-top:21.5pt;width:79.5pt;height:20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" filled="f" stroked="f">
                      <v:textbox>
                        <w:txbxContent>
                          <w:p w14:paraId="368FBAE3" w14:textId="77777777" w:rsidR="006B0760" w:rsidRDefault="006B0760" w:rsidP="006B0760">
                            <w:pPr>
                              <w:pStyle w:val="TF-TEXTO"/>
                              <w:ind w:firstLine="0"/>
                            </w:pPr>
                            <w:r>
                              <w:t>Características</w:t>
                            </w:r>
                          </w:p>
                        </w:txbxContent>
                      </v:textbox>
                      <w10:wrap type="square"/>
                    </v:shape>
                  </w:pict>
                </mc:Fallback>
              </mc:AlternateContent>
            </w:r>
          </w:p>
        </w:tc>
        <w:tc>
          <w:tcPr>
            <w:tcW w:w="2126" w:type="dxa"/>
            <w:shd w:val="clear" w:color="auto" w:fill="A6A6A6"/>
            <w:vAlign w:val="center"/>
          </w:tcPr>
          <w:p w14:paraId="346CD0EE" w14:textId="4C4C5CC2" w:rsidR="006B0760" w:rsidRDefault="00AE0961" w:rsidP="00802D0F">
            <w:pPr>
              <w:pStyle w:val="TF-TEXTOQUADRO"/>
              <w:jc w:val="center"/>
            </w:pPr>
            <w:proofErr w:type="spellStart"/>
            <w:r w:rsidRPr="003942CF">
              <w:rPr>
                <w:sz w:val="18"/>
                <w:szCs w:val="18"/>
              </w:rPr>
              <w:t>Jaspan</w:t>
            </w:r>
            <w:proofErr w:type="spellEnd"/>
            <w:r>
              <w:rPr>
                <w:sz w:val="18"/>
                <w:szCs w:val="18"/>
              </w:rPr>
              <w:t xml:space="preserve"> e </w:t>
            </w:r>
            <w:r w:rsidRPr="003942CF">
              <w:rPr>
                <w:sz w:val="18"/>
                <w:szCs w:val="18"/>
              </w:rPr>
              <w:t xml:space="preserve">Green </w:t>
            </w:r>
            <w:r w:rsidRPr="00E95A07">
              <w:rPr>
                <w:sz w:val="18"/>
                <w:szCs w:val="18"/>
              </w:rPr>
              <w:t>(202</w:t>
            </w:r>
            <w:r>
              <w:rPr>
                <w:sz w:val="18"/>
                <w:szCs w:val="18"/>
              </w:rPr>
              <w:t>2</w:t>
            </w:r>
            <w:r w:rsidRPr="00E95A07">
              <w:rPr>
                <w:sz w:val="18"/>
                <w:szCs w:val="18"/>
              </w:rPr>
              <w:t>)</w:t>
            </w:r>
          </w:p>
        </w:tc>
        <w:tc>
          <w:tcPr>
            <w:tcW w:w="2126" w:type="dxa"/>
            <w:shd w:val="clear" w:color="auto" w:fill="A6A6A6"/>
            <w:vAlign w:val="center"/>
          </w:tcPr>
          <w:p w14:paraId="4D97FD72" w14:textId="7FD36CB2" w:rsidR="006B0760" w:rsidRDefault="00AE0961" w:rsidP="00802D0F">
            <w:pPr>
              <w:pStyle w:val="TF-TEXTOQUADRO"/>
              <w:jc w:val="center"/>
            </w:pPr>
            <w:proofErr w:type="spellStart"/>
            <w:r>
              <w:rPr>
                <w:sz w:val="18"/>
                <w:szCs w:val="18"/>
              </w:rPr>
              <w:t>Steinmacher</w:t>
            </w:r>
            <w:proofErr w:type="spellEnd"/>
            <w:r>
              <w:rPr>
                <w:sz w:val="18"/>
                <w:szCs w:val="18"/>
              </w:rPr>
              <w:t xml:space="preserve"> </w:t>
            </w:r>
            <w:r w:rsidRPr="005417C6">
              <w:rPr>
                <w:i/>
                <w:iCs/>
                <w:sz w:val="18"/>
                <w:szCs w:val="18"/>
              </w:rPr>
              <w:t>et al.</w:t>
            </w:r>
            <w:r>
              <w:rPr>
                <w:i/>
                <w:iCs/>
                <w:sz w:val="18"/>
                <w:szCs w:val="18"/>
              </w:rPr>
              <w:t xml:space="preserve"> </w:t>
            </w:r>
            <w:r w:rsidRPr="00AE0961">
              <w:rPr>
                <w:sz w:val="18"/>
                <w:szCs w:val="18"/>
              </w:rPr>
              <w:t>(2020)</w:t>
            </w:r>
          </w:p>
        </w:tc>
        <w:tc>
          <w:tcPr>
            <w:tcW w:w="2257" w:type="dxa"/>
            <w:shd w:val="clear" w:color="auto" w:fill="A6A6A6"/>
            <w:vAlign w:val="center"/>
          </w:tcPr>
          <w:p w14:paraId="5AE2E716" w14:textId="27AFFB2C" w:rsidR="006B0760" w:rsidRPr="007D4566" w:rsidRDefault="00AE0961" w:rsidP="00802D0F">
            <w:pPr>
              <w:pStyle w:val="TF-TEXTOQUADRO"/>
              <w:jc w:val="center"/>
            </w:pPr>
            <w:proofErr w:type="spellStart"/>
            <w:r w:rsidRPr="00C762C7">
              <w:rPr>
                <w:sz w:val="18"/>
                <w:szCs w:val="18"/>
              </w:rPr>
              <w:t>Schröer</w:t>
            </w:r>
            <w:proofErr w:type="spellEnd"/>
            <w:r>
              <w:rPr>
                <w:sz w:val="18"/>
                <w:szCs w:val="18"/>
              </w:rPr>
              <w:t xml:space="preserve"> e </w:t>
            </w:r>
            <w:proofErr w:type="spellStart"/>
            <w:r w:rsidRPr="00C762C7">
              <w:rPr>
                <w:sz w:val="18"/>
                <w:szCs w:val="18"/>
              </w:rPr>
              <w:t>Koschke</w:t>
            </w:r>
            <w:proofErr w:type="spellEnd"/>
            <w:r>
              <w:rPr>
                <w:sz w:val="18"/>
                <w:szCs w:val="18"/>
              </w:rPr>
              <w:t xml:space="preserve"> (2024)</w:t>
            </w:r>
          </w:p>
        </w:tc>
      </w:tr>
      <w:tr w:rsidR="00802D0F" w14:paraId="3380952D" w14:textId="77777777" w:rsidTr="00211458">
        <w:tc>
          <w:tcPr>
            <w:tcW w:w="2439" w:type="dxa"/>
          </w:tcPr>
          <w:p w14:paraId="138D3B43" w14:textId="0D756509" w:rsidR="006B0760" w:rsidRPr="00211458" w:rsidRDefault="00B51A1C" w:rsidP="002F6928">
            <w:pPr>
              <w:pStyle w:val="TF-TEXTOQUADRO"/>
              <w:rPr>
                <w:sz w:val="18"/>
                <w:szCs w:val="18"/>
              </w:rPr>
            </w:pPr>
            <w:r w:rsidRPr="00211458">
              <w:rPr>
                <w:sz w:val="18"/>
                <w:szCs w:val="18"/>
              </w:rPr>
              <w:t>Enfoque principal</w:t>
            </w:r>
          </w:p>
        </w:tc>
        <w:tc>
          <w:tcPr>
            <w:tcW w:w="2126" w:type="dxa"/>
          </w:tcPr>
          <w:p w14:paraId="2C274505" w14:textId="11DB90F6" w:rsidR="006B0760" w:rsidRPr="00211458" w:rsidRDefault="006D1583" w:rsidP="00211458">
            <w:pPr>
              <w:pStyle w:val="TF-TEXTOQUADRO"/>
              <w:rPr>
                <w:sz w:val="18"/>
                <w:szCs w:val="18"/>
              </w:rPr>
            </w:pPr>
            <w:r w:rsidRPr="00211458">
              <w:rPr>
                <w:sz w:val="18"/>
                <w:szCs w:val="18"/>
              </w:rPr>
              <w:t>Produtividade sob ótica centrada no desenvolvedor</w:t>
            </w:r>
          </w:p>
        </w:tc>
        <w:tc>
          <w:tcPr>
            <w:tcW w:w="2126" w:type="dxa"/>
          </w:tcPr>
          <w:p w14:paraId="798F95D2" w14:textId="57A707E6" w:rsidR="006B0760" w:rsidRPr="00211458" w:rsidRDefault="006D1583" w:rsidP="00211458">
            <w:pPr>
              <w:pStyle w:val="TF-TEXTOQUADRO"/>
              <w:rPr>
                <w:sz w:val="18"/>
                <w:szCs w:val="18"/>
              </w:rPr>
            </w:pPr>
            <w:r w:rsidRPr="00211458">
              <w:rPr>
                <w:sz w:val="18"/>
                <w:szCs w:val="18"/>
              </w:rPr>
              <w:t>Métricas de código e percepção de líderes de equipe</w:t>
            </w:r>
          </w:p>
        </w:tc>
        <w:tc>
          <w:tcPr>
            <w:tcW w:w="2257" w:type="dxa"/>
          </w:tcPr>
          <w:p w14:paraId="1473A4A9" w14:textId="3B85F1D9" w:rsidR="006B0760" w:rsidRPr="00211458" w:rsidRDefault="006D1583" w:rsidP="00211458">
            <w:pPr>
              <w:pStyle w:val="TF-TEXTOQUADRO"/>
              <w:rPr>
                <w:sz w:val="18"/>
                <w:szCs w:val="18"/>
              </w:rPr>
            </w:pPr>
            <w:r w:rsidRPr="00211458">
              <w:rPr>
                <w:sz w:val="18"/>
                <w:szCs w:val="18"/>
              </w:rPr>
              <w:t>Comportamento do desenvolvedor em tarefas de programação</w:t>
            </w:r>
          </w:p>
        </w:tc>
      </w:tr>
      <w:tr w:rsidR="00802D0F" w14:paraId="615D3CA3" w14:textId="77777777" w:rsidTr="00211458">
        <w:tc>
          <w:tcPr>
            <w:tcW w:w="2439" w:type="dxa"/>
          </w:tcPr>
          <w:p w14:paraId="66E7B883" w14:textId="653E9325" w:rsidR="006B0760" w:rsidRPr="00211458" w:rsidRDefault="006D1583" w:rsidP="002F6928">
            <w:pPr>
              <w:pStyle w:val="TF-TEXTOQUADRO"/>
              <w:rPr>
                <w:sz w:val="18"/>
                <w:szCs w:val="18"/>
              </w:rPr>
            </w:pPr>
            <w:r w:rsidRPr="00211458">
              <w:rPr>
                <w:sz w:val="18"/>
                <w:szCs w:val="18"/>
              </w:rPr>
              <w:t>Tipo de métricas analisadas</w:t>
            </w:r>
          </w:p>
        </w:tc>
        <w:tc>
          <w:tcPr>
            <w:tcW w:w="2126" w:type="dxa"/>
          </w:tcPr>
          <w:p w14:paraId="629E5946" w14:textId="7C0C5D87" w:rsidR="006B0760" w:rsidRPr="00211458" w:rsidRDefault="00D10A5B" w:rsidP="00211458">
            <w:pPr>
              <w:pStyle w:val="TF-TEXTOQUADRO"/>
              <w:rPr>
                <w:sz w:val="18"/>
                <w:szCs w:val="18"/>
              </w:rPr>
            </w:pPr>
            <w:r w:rsidRPr="00211458">
              <w:rPr>
                <w:sz w:val="18"/>
                <w:szCs w:val="18"/>
              </w:rPr>
              <w:t>Fluxo, foco, fricção, colaboração</w:t>
            </w:r>
          </w:p>
        </w:tc>
        <w:tc>
          <w:tcPr>
            <w:tcW w:w="2126" w:type="dxa"/>
          </w:tcPr>
          <w:p w14:paraId="6FD3AA8B" w14:textId="08C6B138" w:rsidR="006B0760" w:rsidRPr="00211458" w:rsidRDefault="00D10A5B" w:rsidP="00211458">
            <w:pPr>
              <w:pStyle w:val="TF-TEXTOQUADRO"/>
              <w:rPr>
                <w:sz w:val="18"/>
                <w:szCs w:val="18"/>
              </w:rPr>
            </w:pPr>
            <w:proofErr w:type="spellStart"/>
            <w:r w:rsidRPr="00211458">
              <w:rPr>
                <w:i/>
                <w:iCs/>
                <w:sz w:val="18"/>
                <w:szCs w:val="18"/>
              </w:rPr>
              <w:t>Commits</w:t>
            </w:r>
            <w:proofErr w:type="spellEnd"/>
            <w:r w:rsidRPr="00211458">
              <w:rPr>
                <w:sz w:val="18"/>
                <w:szCs w:val="18"/>
              </w:rPr>
              <w:t>, qualidade de código</w:t>
            </w:r>
          </w:p>
        </w:tc>
        <w:tc>
          <w:tcPr>
            <w:tcW w:w="2257" w:type="dxa"/>
          </w:tcPr>
          <w:p w14:paraId="264287B7" w14:textId="12BC5817" w:rsidR="006B0760" w:rsidRPr="00211458" w:rsidRDefault="00D10A5B" w:rsidP="00211458">
            <w:pPr>
              <w:pStyle w:val="TF-TEXTOQUADRO"/>
              <w:rPr>
                <w:sz w:val="18"/>
                <w:szCs w:val="18"/>
              </w:rPr>
            </w:pPr>
            <w:r w:rsidRPr="00211458">
              <w:rPr>
                <w:sz w:val="18"/>
                <w:szCs w:val="18"/>
              </w:rPr>
              <w:t>Ações e decisões durante a execução de tarefas</w:t>
            </w:r>
          </w:p>
        </w:tc>
      </w:tr>
      <w:tr w:rsidR="00802D0F" w14:paraId="11F453D2" w14:textId="77777777" w:rsidTr="00211458">
        <w:tc>
          <w:tcPr>
            <w:tcW w:w="2439" w:type="dxa"/>
          </w:tcPr>
          <w:p w14:paraId="50EC2C27" w14:textId="5214F362" w:rsidR="006B0760" w:rsidRPr="00211458" w:rsidRDefault="00D10A5B" w:rsidP="002F6928">
            <w:pPr>
              <w:pStyle w:val="TF-TEXTOQUADRO"/>
              <w:rPr>
                <w:sz w:val="18"/>
                <w:szCs w:val="18"/>
              </w:rPr>
            </w:pPr>
            <w:r w:rsidRPr="00211458">
              <w:rPr>
                <w:sz w:val="18"/>
                <w:szCs w:val="18"/>
              </w:rPr>
              <w:t>Dimensão humana considerada</w:t>
            </w:r>
          </w:p>
        </w:tc>
        <w:tc>
          <w:tcPr>
            <w:tcW w:w="2126" w:type="dxa"/>
          </w:tcPr>
          <w:p w14:paraId="0F66C670" w14:textId="2DFFBD74" w:rsidR="006B0760" w:rsidRPr="00211458" w:rsidRDefault="00D10A5B" w:rsidP="00211458">
            <w:pPr>
              <w:pStyle w:val="TF-TEXTOQUADRO"/>
              <w:rPr>
                <w:sz w:val="18"/>
                <w:szCs w:val="18"/>
              </w:rPr>
            </w:pPr>
            <w:r w:rsidRPr="00211458">
              <w:rPr>
                <w:sz w:val="18"/>
                <w:szCs w:val="18"/>
              </w:rPr>
              <w:t>Sim – produtividade ligada a bem-estar</w:t>
            </w:r>
          </w:p>
        </w:tc>
        <w:tc>
          <w:tcPr>
            <w:tcW w:w="2126" w:type="dxa"/>
          </w:tcPr>
          <w:p w14:paraId="74D76A3C" w14:textId="7BFA5A44" w:rsidR="006B0760" w:rsidRPr="00211458" w:rsidRDefault="00D10A5B" w:rsidP="00211458">
            <w:pPr>
              <w:pStyle w:val="TF-TEXTOQUADRO"/>
              <w:rPr>
                <w:sz w:val="18"/>
                <w:szCs w:val="18"/>
              </w:rPr>
            </w:pPr>
            <w:r w:rsidRPr="00211458">
              <w:rPr>
                <w:sz w:val="18"/>
                <w:szCs w:val="18"/>
              </w:rPr>
              <w:t>Parcial – análise técnica, percepção limitada ao líder</w:t>
            </w:r>
          </w:p>
        </w:tc>
        <w:tc>
          <w:tcPr>
            <w:tcW w:w="2257" w:type="dxa"/>
          </w:tcPr>
          <w:p w14:paraId="07137ECE" w14:textId="165568BA" w:rsidR="006B0760" w:rsidRPr="00211458" w:rsidRDefault="00D10A5B" w:rsidP="00211458">
            <w:pPr>
              <w:pStyle w:val="TF-TEXTOQUADRO"/>
              <w:rPr>
                <w:sz w:val="18"/>
                <w:szCs w:val="18"/>
              </w:rPr>
            </w:pPr>
            <w:r w:rsidRPr="00211458">
              <w:rPr>
                <w:sz w:val="18"/>
                <w:szCs w:val="18"/>
              </w:rPr>
              <w:t>Sim – observação de sentimentos e padrões de comportamento</w:t>
            </w:r>
          </w:p>
        </w:tc>
      </w:tr>
      <w:tr w:rsidR="00802D0F" w14:paraId="4BD4C8AE" w14:textId="77777777" w:rsidTr="00211458">
        <w:tc>
          <w:tcPr>
            <w:tcW w:w="2439" w:type="dxa"/>
          </w:tcPr>
          <w:p w14:paraId="65404E7E" w14:textId="01F1C4CF" w:rsidR="006B0760" w:rsidRPr="00211458" w:rsidRDefault="00D10A5B" w:rsidP="002F6928">
            <w:pPr>
              <w:pStyle w:val="TF-TEXTOQUADRO"/>
              <w:rPr>
                <w:sz w:val="18"/>
                <w:szCs w:val="18"/>
              </w:rPr>
            </w:pPr>
            <w:r w:rsidRPr="00211458">
              <w:rPr>
                <w:sz w:val="18"/>
                <w:szCs w:val="18"/>
              </w:rPr>
              <w:t>Ferramenta/metodologia aplicada</w:t>
            </w:r>
          </w:p>
        </w:tc>
        <w:tc>
          <w:tcPr>
            <w:tcW w:w="2126" w:type="dxa"/>
          </w:tcPr>
          <w:p w14:paraId="6F10223E" w14:textId="7E9DC78D" w:rsidR="006B0760" w:rsidRPr="00211458" w:rsidRDefault="00D10A5B" w:rsidP="00211458">
            <w:pPr>
              <w:pStyle w:val="TF-TEXTOQUADRO"/>
              <w:rPr>
                <w:sz w:val="18"/>
                <w:szCs w:val="18"/>
              </w:rPr>
            </w:pPr>
            <w:r w:rsidRPr="00211458">
              <w:rPr>
                <w:sz w:val="18"/>
                <w:szCs w:val="18"/>
              </w:rPr>
              <w:t>Estudos empíricos e entrevistas</w:t>
            </w:r>
          </w:p>
        </w:tc>
        <w:tc>
          <w:tcPr>
            <w:tcW w:w="2126" w:type="dxa"/>
          </w:tcPr>
          <w:p w14:paraId="58FEA8FF" w14:textId="6F2DAFFF" w:rsidR="006B0760" w:rsidRPr="00211458" w:rsidRDefault="003C50E9" w:rsidP="00211458">
            <w:pPr>
              <w:pStyle w:val="TF-TEXTOQUADRO"/>
              <w:rPr>
                <w:sz w:val="18"/>
                <w:szCs w:val="18"/>
              </w:rPr>
            </w:pPr>
            <w:r w:rsidRPr="00211458">
              <w:rPr>
                <w:sz w:val="18"/>
                <w:szCs w:val="18"/>
              </w:rPr>
              <w:t>Questionários e análise de métricas</w:t>
            </w:r>
          </w:p>
        </w:tc>
        <w:tc>
          <w:tcPr>
            <w:tcW w:w="2257" w:type="dxa"/>
          </w:tcPr>
          <w:p w14:paraId="0A3571A6" w14:textId="792B397A" w:rsidR="003C50E9" w:rsidRPr="00211458" w:rsidDel="002F6928" w:rsidRDefault="003C50E9" w:rsidP="00211458">
            <w:pPr>
              <w:pStyle w:val="TF-TEXTOQUADRO"/>
              <w:rPr>
                <w:del w:id="44" w:author="Dalton Solano dos Reis" w:date="2025-11-29T11:02:00Z" w16du:dateUtc="2025-11-29T14:02:00Z"/>
                <w:vanish/>
                <w:sz w:val="18"/>
                <w:szCs w:val="18"/>
              </w:rPr>
            </w:pPr>
          </w:p>
          <w:p w14:paraId="3CA61DDF" w14:textId="10FFFE60" w:rsidR="006B0760" w:rsidRPr="00211458" w:rsidRDefault="002F6928" w:rsidP="00211458">
            <w:pPr>
              <w:pStyle w:val="TF-TEXTOQUADRO"/>
              <w:rPr>
                <w:sz w:val="18"/>
                <w:szCs w:val="18"/>
              </w:rPr>
            </w:pPr>
            <w:r w:rsidRPr="00211458">
              <w:rPr>
                <w:sz w:val="18"/>
                <w:szCs w:val="18"/>
              </w:rPr>
              <w:t>Registro e interpretação de dados comportamentais</w:t>
            </w:r>
          </w:p>
        </w:tc>
      </w:tr>
      <w:tr w:rsidR="00802D0F" w14:paraId="19269749" w14:textId="77777777" w:rsidTr="00211458">
        <w:trPr>
          <w:trHeight w:val="142"/>
        </w:trPr>
        <w:tc>
          <w:tcPr>
            <w:tcW w:w="2439" w:type="dxa"/>
          </w:tcPr>
          <w:p w14:paraId="3D239ECB" w14:textId="7FDB49AE" w:rsidR="006B0760" w:rsidRPr="00211458" w:rsidRDefault="008F4E1D" w:rsidP="002F6928">
            <w:pPr>
              <w:pStyle w:val="TF-TEXTOQUADRO"/>
              <w:rPr>
                <w:sz w:val="18"/>
                <w:szCs w:val="18"/>
              </w:rPr>
            </w:pPr>
            <w:r w:rsidRPr="00211458">
              <w:rPr>
                <w:sz w:val="18"/>
                <w:szCs w:val="18"/>
              </w:rPr>
              <w:t xml:space="preserve">Relação com </w:t>
            </w:r>
            <w:r w:rsidRPr="00211458">
              <w:rPr>
                <w:i/>
                <w:iCs/>
                <w:sz w:val="18"/>
                <w:szCs w:val="18"/>
              </w:rPr>
              <w:t>soft skills</w:t>
            </w:r>
          </w:p>
        </w:tc>
        <w:tc>
          <w:tcPr>
            <w:tcW w:w="2126" w:type="dxa"/>
          </w:tcPr>
          <w:p w14:paraId="1A8F9496" w14:textId="19E980D6" w:rsidR="006B0760" w:rsidRPr="00211458" w:rsidRDefault="008F4E1D" w:rsidP="00211458">
            <w:pPr>
              <w:pStyle w:val="TF-TEXTOQUADRO"/>
              <w:rPr>
                <w:sz w:val="18"/>
                <w:szCs w:val="18"/>
              </w:rPr>
            </w:pPr>
            <w:r w:rsidRPr="00211458">
              <w:rPr>
                <w:sz w:val="18"/>
                <w:szCs w:val="18"/>
              </w:rPr>
              <w:t>Indireta (impacto do ambiente no engajamento)</w:t>
            </w:r>
          </w:p>
        </w:tc>
        <w:tc>
          <w:tcPr>
            <w:tcW w:w="2126" w:type="dxa"/>
          </w:tcPr>
          <w:p w14:paraId="5BF920AD" w14:textId="661F698C" w:rsidR="006B0760" w:rsidRPr="00211458" w:rsidRDefault="008F4E1D" w:rsidP="00211458">
            <w:pPr>
              <w:pStyle w:val="TF-TEXTOQUADRO"/>
              <w:rPr>
                <w:sz w:val="18"/>
                <w:szCs w:val="18"/>
              </w:rPr>
            </w:pPr>
            <w:r w:rsidRPr="00211458">
              <w:rPr>
                <w:sz w:val="18"/>
                <w:szCs w:val="18"/>
              </w:rPr>
              <w:t>Quase ausente</w:t>
            </w:r>
          </w:p>
          <w:p w14:paraId="1143F2DF" w14:textId="77777777" w:rsidR="008F4E1D" w:rsidRPr="00211458" w:rsidRDefault="008F4E1D" w:rsidP="00211458">
            <w:pPr>
              <w:rPr>
                <w:sz w:val="18"/>
                <w:szCs w:val="18"/>
              </w:rPr>
            </w:pPr>
          </w:p>
        </w:tc>
        <w:tc>
          <w:tcPr>
            <w:tcW w:w="2257" w:type="dxa"/>
          </w:tcPr>
          <w:p w14:paraId="76C90736" w14:textId="44257559" w:rsidR="006B0760" w:rsidRPr="00211458" w:rsidRDefault="008F4E1D" w:rsidP="00211458">
            <w:pPr>
              <w:pStyle w:val="TF-TEXTOQUADRO"/>
              <w:rPr>
                <w:sz w:val="18"/>
                <w:szCs w:val="18"/>
              </w:rPr>
            </w:pPr>
            <w:r w:rsidRPr="00211458">
              <w:rPr>
                <w:sz w:val="18"/>
                <w:szCs w:val="18"/>
              </w:rPr>
              <w:t>Explícita – como comportamento reflete habilidades interpessoais e cognitivas</w:t>
            </w:r>
          </w:p>
        </w:tc>
      </w:tr>
    </w:tbl>
    <w:p w14:paraId="2E8849AC" w14:textId="77777777" w:rsidR="006B0760" w:rsidRDefault="006B0760" w:rsidP="006B0760">
      <w:pPr>
        <w:pStyle w:val="TF-FONTE"/>
      </w:pPr>
      <w:r>
        <w:t>Fonte: elaborado pelo autor.</w:t>
      </w:r>
    </w:p>
    <w:bookmarkEnd w:id="36"/>
    <w:bookmarkEnd w:id="37"/>
    <w:bookmarkEnd w:id="38"/>
    <w:bookmarkEnd w:id="39"/>
    <w:bookmarkEnd w:id="40"/>
    <w:bookmarkEnd w:id="41"/>
    <w:bookmarkEnd w:id="42"/>
    <w:p w14:paraId="794129AA" w14:textId="36713EFA" w:rsidR="00163A1E" w:rsidRDefault="007F4CFD" w:rsidP="00163A1E">
      <w:pPr>
        <w:pStyle w:val="TF-TEXTO"/>
      </w:pPr>
      <w:r w:rsidRPr="00D51BF6">
        <w:lastRenderedPageBreak/>
        <w:t xml:space="preserve">O </w:t>
      </w:r>
      <w:r w:rsidR="00163A1E">
        <w:t xml:space="preserve">A partir do Quadro 5, observa-se que cada um dos trabalhos correlatos aborda a avaliação de desenvolvedores sob perspectivas distintas. O primeiro correlato prioriza a produtividade centrada no ser humano, destacando a importância de considerar fatores de bem-estar, fluxo e colaboração. O segundo correlato evidencia as limitações de avaliar desenvolvedores apenas a partir de métricas técnicas de </w:t>
      </w:r>
      <w:proofErr w:type="spellStart"/>
      <w:r w:rsidR="00163A1E" w:rsidRPr="00915127">
        <w:rPr>
          <w:i/>
          <w:iCs/>
        </w:rPr>
        <w:t>commits</w:t>
      </w:r>
      <w:proofErr w:type="spellEnd"/>
      <w:r w:rsidR="00163A1E">
        <w:t xml:space="preserve"> e qualidade de código, ressaltando a percepção dos líderes de equipe como complementar, porém insuficiente. Já o terceiro correlato contribui diretamente para esta proposta ao analisar o comportamento dos desenvolvedores durante as tarefas de programação, permitindo identificar não apenas métricas objetivas, mas também aspectos relacionados a </w:t>
      </w:r>
      <w:r w:rsidR="00163A1E" w:rsidRPr="00A851C3">
        <w:rPr>
          <w:i/>
          <w:iCs/>
        </w:rPr>
        <w:t>soft skills</w:t>
      </w:r>
      <w:r w:rsidR="00163A1E">
        <w:t xml:space="preserve"> e ao processo de tomada de decisão.</w:t>
      </w:r>
    </w:p>
    <w:p w14:paraId="162AE2B3" w14:textId="0F1998A0" w:rsidR="00163A1E" w:rsidRDefault="00163A1E" w:rsidP="00163A1E">
      <w:pPr>
        <w:pStyle w:val="TF-TEXTO"/>
      </w:pPr>
      <w:r>
        <w:t xml:space="preserve">Dessa forma, a proposta deste projeto se justifica pela lacuna existente entre métricas técnicas de produtividade e a dimensão humana da atividade de desenvolvimento. Enquanto as ferramentas e estudos atuais fornecem contribuições relevantes, ainda não existe uma solução que integre métricas de código, matriz de competências e </w:t>
      </w:r>
      <w:r w:rsidRPr="00A851C3">
        <w:rPr>
          <w:i/>
          <w:iCs/>
        </w:rPr>
        <w:t>soft skills</w:t>
      </w:r>
      <w:r>
        <w:t xml:space="preserve"> de forma humanizada, sem pressionar o desenvolvedor e oferecendo suporte ao trabalho de liderança técnica</w:t>
      </w:r>
    </w:p>
    <w:p w14:paraId="0647A022" w14:textId="77777777" w:rsidR="00163A1E" w:rsidRDefault="00163A1E" w:rsidP="00163A1E">
      <w:pPr>
        <w:pStyle w:val="TF-TEXTO"/>
      </w:pPr>
      <w:r>
        <w:t>As contribuições esperadas deste estudo podem ser destacadas em duas dimensões:</w:t>
      </w:r>
    </w:p>
    <w:p w14:paraId="15822357" w14:textId="27402365" w:rsidR="00163A1E" w:rsidRDefault="002F6928" w:rsidP="00211458">
      <w:pPr>
        <w:pStyle w:val="TF-ALNEA"/>
        <w:numPr>
          <w:ilvl w:val="0"/>
          <w:numId w:val="20"/>
        </w:numPr>
      </w:pPr>
      <w:r>
        <w:t>teóricas</w:t>
      </w:r>
      <w:r w:rsidR="00163A1E">
        <w:t>: avançar na compreensão sobre como integrar métricas objetivas e subjetivas em um modelo de avaliação de desenvolvedores, ampliando o conhecimento científico sobre produtividade, comportamento e competências no contexto de engenharia de software</w:t>
      </w:r>
      <w:r>
        <w:t>;</w:t>
      </w:r>
    </w:p>
    <w:p w14:paraId="2DEC72F2" w14:textId="043C6CF3" w:rsidR="007F4CFD" w:rsidRPr="00D51BF6" w:rsidRDefault="002F6928" w:rsidP="00211458">
      <w:pPr>
        <w:pStyle w:val="TF-ALNEA"/>
      </w:pPr>
      <w:r>
        <w:t xml:space="preserve">práticas </w:t>
      </w:r>
      <w:r w:rsidR="00163A1E">
        <w:t xml:space="preserve">e sociais: oferecer uma ferramenta que auxilie </w:t>
      </w:r>
      <w:r w:rsidR="00163A1E" w:rsidRPr="00B13CCE">
        <w:rPr>
          <w:i/>
          <w:iCs/>
        </w:rPr>
        <w:t>tech leads</w:t>
      </w:r>
      <w:r w:rsidR="00B13CCE">
        <w:rPr>
          <w:i/>
          <w:iCs/>
        </w:rPr>
        <w:t xml:space="preserve"> </w:t>
      </w:r>
      <w:r w:rsidR="00B13CCE" w:rsidRPr="00B13CCE">
        <w:t>e</w:t>
      </w:r>
      <w:r w:rsidR="00163A1E">
        <w:t xml:space="preserve"> gestores na avaliação equilibrada da performance de suas equipes, promovendo um ambiente de trabalho mais saudável, com foco no desenvolvimento humano e no fortalecimento das relações interpessoais</w:t>
      </w:r>
      <w:r w:rsidR="00B13CCE">
        <w:t xml:space="preserve">, </w:t>
      </w:r>
      <w:proofErr w:type="gramStart"/>
      <w:r w:rsidR="00B13CCE">
        <w:t>e também</w:t>
      </w:r>
      <w:proofErr w:type="gramEnd"/>
      <w:r w:rsidR="00B13CCE">
        <w:t xml:space="preserve"> do desenvolvedor, apresentando um plano de desenvolvimento individual com intuito de mostrar c</w:t>
      </w:r>
      <w:r w:rsidR="00B13CCE" w:rsidRPr="00B13CCE">
        <w:t xml:space="preserve">omo </w:t>
      </w:r>
      <w:r w:rsidR="00B13CCE">
        <w:t xml:space="preserve">ele </w:t>
      </w:r>
      <w:r w:rsidR="00B13CCE" w:rsidRPr="00B13CCE">
        <w:t>pode se aprimorar a partir dos resultados obtidos</w:t>
      </w:r>
      <w:r w:rsidR="00163A1E">
        <w:t>.</w:t>
      </w:r>
    </w:p>
    <w:p w14:paraId="17589725" w14:textId="1505EBC8" w:rsidR="00451B94" w:rsidRPr="00F55047" w:rsidRDefault="00451B94" w:rsidP="007309E8">
      <w:pPr>
        <w:pStyle w:val="Ttulo2"/>
      </w:pPr>
      <w:r w:rsidRPr="00F55047">
        <w:t>METODOLOGIA</w:t>
      </w:r>
    </w:p>
    <w:p w14:paraId="3CAB30B2" w14:textId="77777777" w:rsidR="00451B94" w:rsidRPr="007E0D87" w:rsidRDefault="00451B94" w:rsidP="00451B94">
      <w:pPr>
        <w:pStyle w:val="TF-TEXTO"/>
      </w:pPr>
      <w:r w:rsidRPr="007E0D87">
        <w:t>O trabalho será desenvolvido observando as seguintes etapas:</w:t>
      </w:r>
    </w:p>
    <w:p w14:paraId="0E77F6BB" w14:textId="7CDB4EBF" w:rsidR="00451B94" w:rsidRPr="00424AD5" w:rsidRDefault="002F6928" w:rsidP="00424AD5">
      <w:pPr>
        <w:pStyle w:val="TF-ALNEA"/>
        <w:numPr>
          <w:ilvl w:val="0"/>
          <w:numId w:val="10"/>
        </w:numPr>
      </w:pPr>
      <w:r>
        <w:t>l</w:t>
      </w:r>
      <w:r w:rsidRPr="00994746">
        <w:t xml:space="preserve">evantamento </w:t>
      </w:r>
      <w:r w:rsidR="00994746" w:rsidRPr="00994746">
        <w:t>de requisitos: identificar as necessidades funcionais e não funcionais da ferramenta. Serão coletadas informações sobre métricas de código relevantes (</w:t>
      </w:r>
      <w:proofErr w:type="spellStart"/>
      <w:r w:rsidR="00994746" w:rsidRPr="000B6A0B">
        <w:rPr>
          <w:i/>
          <w:iCs/>
        </w:rPr>
        <w:t>commits</w:t>
      </w:r>
      <w:proofErr w:type="spellEnd"/>
      <w:r w:rsidR="00994746" w:rsidRPr="00994746">
        <w:t xml:space="preserve">, qualidade e frequência de entregas), bem como critérios de avaliação de competências técnicas e </w:t>
      </w:r>
      <w:r w:rsidR="00994746" w:rsidRPr="00A851C3">
        <w:rPr>
          <w:i/>
          <w:iCs/>
        </w:rPr>
        <w:t>soft skills</w:t>
      </w:r>
      <w:r w:rsidR="00994746" w:rsidRPr="00994746">
        <w:t xml:space="preserve">. Essa etapa incluirá pesquisa bibliográfica e entrevistas exploratórias com </w:t>
      </w:r>
      <w:r w:rsidR="00994746" w:rsidRPr="000B6A0B">
        <w:rPr>
          <w:i/>
          <w:iCs/>
        </w:rPr>
        <w:t>tech leads</w:t>
      </w:r>
      <w:r w:rsidR="00994746" w:rsidRPr="00994746">
        <w:t xml:space="preserve"> e desenvolvedores, visando alinhar os requisitos ao contexto real de equipes de software</w:t>
      </w:r>
      <w:r w:rsidR="00451B94" w:rsidRPr="00424AD5">
        <w:t>;</w:t>
      </w:r>
    </w:p>
    <w:p w14:paraId="2B412426" w14:textId="034EE3AD" w:rsidR="00451B94" w:rsidRPr="00424AD5" w:rsidRDefault="002F6928" w:rsidP="00424AD5">
      <w:pPr>
        <w:pStyle w:val="TF-ALNEA"/>
      </w:pPr>
      <w:r>
        <w:t>e</w:t>
      </w:r>
      <w:r w:rsidRPr="00994746">
        <w:t xml:space="preserve">specificação </w:t>
      </w:r>
      <w:r w:rsidR="00994746" w:rsidRPr="00994746">
        <w:t xml:space="preserve">e modelagem conceitual: estruturar a arquitetura da ferramenta, definindo como os módulos de análise de código, matriz de competências e avaliação de </w:t>
      </w:r>
      <w:r w:rsidR="00994746" w:rsidRPr="00A851C3">
        <w:rPr>
          <w:i/>
          <w:iCs/>
        </w:rPr>
        <w:t>soft skills</w:t>
      </w:r>
      <w:r w:rsidR="00994746" w:rsidRPr="00994746">
        <w:t xml:space="preserve"> irão se integrar</w:t>
      </w:r>
      <w:r w:rsidR="00921FC0">
        <w:t xml:space="preserve"> para produzir um </w:t>
      </w:r>
      <w:r w:rsidR="00921FC0" w:rsidRPr="00921FC0">
        <w:t>Plano de Desenvolvimento Individual</w:t>
      </w:r>
      <w:r>
        <w:t xml:space="preserve"> (PDI</w:t>
      </w:r>
      <w:r w:rsidR="00921FC0">
        <w:t>)</w:t>
      </w:r>
      <w:r w:rsidR="00994746" w:rsidRPr="00994746">
        <w:t xml:space="preserve">. Serão utilizados diagramas UML para modelar casos de uso, componentes e fluxos de informação. Nessa fase também serão definidos os formatos de entrada (ex.: dados de repositórios </w:t>
      </w:r>
      <w:proofErr w:type="spellStart"/>
      <w:r w:rsidR="00994746" w:rsidRPr="007309E8">
        <w:t>Git</w:t>
      </w:r>
      <w:proofErr w:type="spellEnd"/>
      <w:r w:rsidR="00994746" w:rsidRPr="00994746">
        <w:t>, formulários de feedback) e saída (</w:t>
      </w:r>
      <w:r w:rsidR="00994746" w:rsidRPr="00921FC0">
        <w:rPr>
          <w:i/>
          <w:iCs/>
        </w:rPr>
        <w:t>dashboards</w:t>
      </w:r>
      <w:r w:rsidR="00994746" w:rsidRPr="00994746">
        <w:t xml:space="preserve"> e relatórios)</w:t>
      </w:r>
      <w:r w:rsidR="00451B94" w:rsidRPr="00424AD5">
        <w:t>;</w:t>
      </w:r>
    </w:p>
    <w:p w14:paraId="7D1492D4" w14:textId="2381F4A6" w:rsidR="00451B94" w:rsidRPr="00424AD5" w:rsidRDefault="002F6928" w:rsidP="00424AD5">
      <w:pPr>
        <w:pStyle w:val="TF-ALNEA"/>
      </w:pPr>
      <w:r>
        <w:t>p</w:t>
      </w:r>
      <w:r w:rsidRPr="00402498">
        <w:t xml:space="preserve">rojeto </w:t>
      </w:r>
      <w:r w:rsidR="00402498" w:rsidRPr="00402498">
        <w:t>e implementação do protótipo: desenvolver uma versão inicial da ferramenta contemplando as principais funcionalidades. Serão utilizadas tecnologias para extração automática de métricas de código (</w:t>
      </w:r>
      <w:r w:rsidR="00402498" w:rsidRPr="00921FC0">
        <w:rPr>
          <w:i/>
          <w:iCs/>
        </w:rPr>
        <w:t>APIs</w:t>
      </w:r>
      <w:r w:rsidR="00402498" w:rsidRPr="00402498">
        <w:t xml:space="preserve"> de </w:t>
      </w:r>
      <w:proofErr w:type="spellStart"/>
      <w:r w:rsidR="00402498" w:rsidRPr="00402498">
        <w:t>Git</w:t>
      </w:r>
      <w:proofErr w:type="spellEnd"/>
      <w:r w:rsidR="00402498" w:rsidRPr="00402498">
        <w:t>), banco de dados relacional para armazenamento das informações coletadas e um dashboard web para visualização dos resultados. O foco será a integração entre indicadores técnicos e aspectos comportamentais</w:t>
      </w:r>
      <w:r w:rsidR="00451B94" w:rsidRPr="00424AD5">
        <w:t>;</w:t>
      </w:r>
    </w:p>
    <w:p w14:paraId="1951C4BB" w14:textId="6C0B3F89" w:rsidR="00451B94" w:rsidRDefault="002F6928" w:rsidP="00424AD5">
      <w:pPr>
        <w:pStyle w:val="TF-ALNEA"/>
      </w:pPr>
      <w:r>
        <w:t>t</w:t>
      </w:r>
      <w:r w:rsidRPr="00402498">
        <w:t xml:space="preserve">estes </w:t>
      </w:r>
      <w:r w:rsidR="00402498" w:rsidRPr="00402498">
        <w:t>e validação experimental: aplicar o protótipo em um grupo piloto de desenvolvedores e líderes técnicos. Serão realizados testes funcionais para verificar consistência das métricas e usabilidade da interface. A validação incluirá a coleta de feedback qualitativo por meio de entrevistas e questionários, além da análise quantitativa da utilização da ferramenta em cenários reais</w:t>
      </w:r>
      <w:r w:rsidR="00B13CCE">
        <w:t>, analisando como plano de desenvolvimento afeta a evolução do programador</w:t>
      </w:r>
      <w:r w:rsidR="00402498">
        <w:t>;</w:t>
      </w:r>
    </w:p>
    <w:p w14:paraId="2EA6D1AA" w14:textId="328C2BD5" w:rsidR="00402498" w:rsidRDefault="002F6928" w:rsidP="00424AD5">
      <w:pPr>
        <w:pStyle w:val="TF-ALNEA"/>
      </w:pPr>
      <w:r>
        <w:t>a</w:t>
      </w:r>
      <w:r w:rsidRPr="00402498">
        <w:t xml:space="preserve">valiação </w:t>
      </w:r>
      <w:r w:rsidR="00402498" w:rsidRPr="00402498">
        <w:t>dos resultados: analisar a efetividade da ferramenta quanto ao objetivo de fornecer uma avaliação humanizada da performance dos desenvolvedores. Serão comparados os dados obtidos com a percepção dos usuários, verificando em que medida a solução evita pressões excessivas</w:t>
      </w:r>
      <w:r w:rsidR="00B13CCE">
        <w:t>,</w:t>
      </w:r>
      <w:r w:rsidR="00402498" w:rsidRPr="00402498">
        <w:t xml:space="preserve"> promove uma visão equilibrada da produtividade</w:t>
      </w:r>
      <w:r w:rsidR="00B13CCE">
        <w:t xml:space="preserve">, e principalmente, o quanto o </w:t>
      </w:r>
      <w:r w:rsidR="00921FC0">
        <w:t>PDI</w:t>
      </w:r>
      <w:r w:rsidR="00B13CCE">
        <w:t xml:space="preserve"> </w:t>
      </w:r>
      <w:r w:rsidR="00921FC0">
        <w:t>servirá como guia prático para o crescimento profissional do desenvolvedor</w:t>
      </w:r>
      <w:r w:rsidR="00402498">
        <w:t>;</w:t>
      </w:r>
    </w:p>
    <w:p w14:paraId="67D73360" w14:textId="6EA695FC" w:rsidR="00402498" w:rsidRPr="00424AD5" w:rsidRDefault="002F6928" w:rsidP="00424AD5">
      <w:pPr>
        <w:pStyle w:val="TF-ALNEA"/>
      </w:pPr>
      <w:r>
        <w:t>d</w:t>
      </w:r>
      <w:r w:rsidRPr="00633609">
        <w:t xml:space="preserve">ocumentação </w:t>
      </w:r>
      <w:r w:rsidR="00633609" w:rsidRPr="00633609">
        <w:t>e disseminação: registrar detalhadamente todas as fases do desenvolvimento, incluindo requisitos, especificações, implementação, testes e validação. Serão elaborados relatórios técnicos e materiais explicativos que possibilitem a utilização da ferramenta em diferentes contextos acadêmicos e profissionais.</w:t>
      </w:r>
    </w:p>
    <w:p w14:paraId="7D9EEAE5" w14:textId="77777777" w:rsidR="00A307C7" w:rsidRPr="007A1883" w:rsidRDefault="0037046F" w:rsidP="00424AD5">
      <w:pPr>
        <w:pStyle w:val="Ttulo1"/>
      </w:pPr>
      <w:r>
        <w:t>REVISÃO BIBLIOGRÁFICA</w:t>
      </w:r>
    </w:p>
    <w:p w14:paraId="5095E78D" w14:textId="4699431B" w:rsidR="00BE4F85" w:rsidRPr="00F63527" w:rsidRDefault="00F63527" w:rsidP="00BE4F85">
      <w:pPr>
        <w:pStyle w:val="TF-TEXTO"/>
        <w:ind w:firstLine="709"/>
      </w:pPr>
      <w:r w:rsidRPr="00F63527">
        <w:t xml:space="preserve">Nesta seção são apresentados os conceitos que fundamentam o estudo proposto, com o objetivo de oferecer uma base teórica sólida para a análise e desenvolvimento da ferramenta de avaliação de performance. A subseção 4.1 aborda a avaliação de produtividade em desenvolvimento de software, destacando diferentes </w:t>
      </w:r>
      <w:r w:rsidRPr="00F63527">
        <w:lastRenderedPageBreak/>
        <w:t xml:space="preserve">perspectivas e métodos de mensuração. Em 4.2, são discutidas métricas de código aplicadas à qualidade, enfocando indicadores técnicos relevantes para a performance. A subseção 4.3 explora o papel das </w:t>
      </w:r>
      <w:r w:rsidRPr="00F63527">
        <w:rPr>
          <w:i/>
          <w:iCs/>
        </w:rPr>
        <w:t>soft skills</w:t>
      </w:r>
      <w:r w:rsidRPr="00F63527">
        <w:t xml:space="preserve"> em equipes de desenvolvimento, evidenciando fatores humanos que influenciam resultados. Em 4.4 são examinadas abordagens humanizadas de produtividade, enfatizando práticas que consideram o contexto e o bem-estar dos desenvolvedores. Por fim, a subseção 4.5 apresenta o conceito de Plano de Desenvolvimento Individual (PDI), discutindo sua importância como instrumento de orientação e evolução profissional, alinhado à proposta de integrar avaliação de performance com estratégias de crescimento contínuo.</w:t>
      </w:r>
    </w:p>
    <w:p w14:paraId="7F85BDFE" w14:textId="4F52A5BE" w:rsidR="008E61CB" w:rsidRPr="00F55047" w:rsidRDefault="006542A1" w:rsidP="007309E8">
      <w:pPr>
        <w:pStyle w:val="Ttulo2"/>
      </w:pPr>
      <w:r w:rsidRPr="00F55047">
        <w:t>AVALIAÇÃO DE PRODUTIVIDADE EM DESENVOLVIMENTO DE SOFTWARE</w:t>
      </w:r>
    </w:p>
    <w:p w14:paraId="42B6101F" w14:textId="64B80368" w:rsidR="005021F1" w:rsidRDefault="005021F1" w:rsidP="005021F1">
      <w:pPr>
        <w:pStyle w:val="TF-TEXTO"/>
      </w:pPr>
      <w:r>
        <w:t xml:space="preserve">A produtividade de desenvolvedores de software é um tema amplamente debatido na Engenharia de Software, principalmente por sua relevância na gestão de equipes e projetos. Abordagens tradicionais, baseadas em indicadores como número de linhas de código ou </w:t>
      </w:r>
      <w:proofErr w:type="spellStart"/>
      <w:r w:rsidRPr="005021F1">
        <w:rPr>
          <w:i/>
          <w:iCs/>
        </w:rPr>
        <w:t>commits</w:t>
      </w:r>
      <w:proofErr w:type="spellEnd"/>
      <w:r>
        <w:t>, mostraram-se insuficientes por não refletirem a natureza criativa, colaborativa e cognitiva da atividade de programação (</w:t>
      </w:r>
      <w:proofErr w:type="spellStart"/>
      <w:r w:rsidR="002F6928">
        <w:t>Jaspan</w:t>
      </w:r>
      <w:proofErr w:type="spellEnd"/>
      <w:r w:rsidR="002F6928">
        <w:t>; Green</w:t>
      </w:r>
      <w:r>
        <w:t>, 2022).</w:t>
      </w:r>
    </w:p>
    <w:p w14:paraId="430E555E" w14:textId="1519015E" w:rsidR="005021F1" w:rsidRDefault="005021F1" w:rsidP="005021F1">
      <w:pPr>
        <w:pStyle w:val="TF-TEXTO"/>
      </w:pPr>
      <w:r>
        <w:t xml:space="preserve">Nos últimos anos, modelos mais abrangentes têm sido propostos, como o </w:t>
      </w:r>
      <w:r w:rsidRPr="005021F1">
        <w:rPr>
          <w:i/>
          <w:iCs/>
        </w:rPr>
        <w:t>framework</w:t>
      </w:r>
      <w:r>
        <w:t xml:space="preserve"> SPACE (</w:t>
      </w:r>
      <w:proofErr w:type="spellStart"/>
      <w:r w:rsidR="002F6928">
        <w:t>Forsgren</w:t>
      </w:r>
      <w:proofErr w:type="spellEnd"/>
      <w:r w:rsidR="002F6928">
        <w:t xml:space="preserve"> </w:t>
      </w:r>
      <w:r w:rsidRPr="00211458">
        <w:rPr>
          <w:i/>
          <w:iCs/>
        </w:rPr>
        <w:t>et al</w:t>
      </w:r>
      <w:r>
        <w:t>., 2021), que define cinco dimensões fundamentais: satisfação e bem-estar, performance, atividade, comunicação e eficiência/fluxo. Esse modelo marcou uma virada na área ao evidenciar que a produtividade vai além da entrega de artefatos técnicos, incluindo fatores perceptuais e organizacionais.</w:t>
      </w:r>
    </w:p>
    <w:p w14:paraId="0C38F117" w14:textId="1B62D578" w:rsidR="008E61CB" w:rsidRDefault="005021F1" w:rsidP="005021F1">
      <w:pPr>
        <w:pStyle w:val="TF-TEXTO"/>
      </w:pPr>
      <w:r>
        <w:t xml:space="preserve">Relatórios recentes, como o </w:t>
      </w:r>
      <w:proofErr w:type="spellStart"/>
      <w:r w:rsidRPr="00211458">
        <w:t>Developer</w:t>
      </w:r>
      <w:proofErr w:type="spellEnd"/>
      <w:r w:rsidRPr="00211458">
        <w:t xml:space="preserve"> Experience Report 2024</w:t>
      </w:r>
      <w:r>
        <w:t xml:space="preserve"> da </w:t>
      </w:r>
      <w:proofErr w:type="spellStart"/>
      <w:r>
        <w:t>Atlassian</w:t>
      </w:r>
      <w:proofErr w:type="spellEnd"/>
      <w:r>
        <w:t>, também reforçam essa visão ao destacar que desenvolvedores relatam perdas de tempo significativas devido a ineficiências organizacionais e frustrações no ambiente de trabalho — aspectos muitas vezes subestimados pelos líderes técnicos. Assim, a avaliação de produtividade passa a ser entendida como um fenômeno multifatorial, no qual fatores técnicos, sociais e individuais se entrelaçam, exigindo modelos de análise mais justos e representativos.</w:t>
      </w:r>
    </w:p>
    <w:p w14:paraId="6C191135" w14:textId="6FDB9EA2" w:rsidR="008E61CB" w:rsidRDefault="006542A1" w:rsidP="007309E8">
      <w:pPr>
        <w:pStyle w:val="Ttulo2"/>
      </w:pPr>
      <w:r>
        <w:t>MÉTRICAS DE CÓDIGO</w:t>
      </w:r>
    </w:p>
    <w:p w14:paraId="4FB0C94E" w14:textId="2F5623E7" w:rsidR="005021F1" w:rsidRDefault="005021F1" w:rsidP="005021F1">
      <w:pPr>
        <w:pStyle w:val="TF-TEXTO"/>
        <w:ind w:firstLine="709"/>
      </w:pPr>
      <w:r>
        <w:t>As métricas de código permanecem como elementos essenciais na análise de qualidade de software. Medidas como complexidade ciclomática, acoplamento, coesão e cobertura de testes fornecem insumos relevantes sobre a manutenibilidade e a confiabilidade de sistemas. Em estudos recentes, tais métricas também têm sido utilizadas para correlacionar qualidade técnica com performance de equipes, auxiliando na identificação de gargalos e riscos (</w:t>
      </w:r>
      <w:proofErr w:type="spellStart"/>
      <w:r w:rsidR="00513B9E">
        <w:t>Steinmacher</w:t>
      </w:r>
      <w:proofErr w:type="spellEnd"/>
      <w:r w:rsidR="00513B9E">
        <w:t xml:space="preserve"> </w:t>
      </w:r>
      <w:r w:rsidRPr="00211458">
        <w:rPr>
          <w:i/>
          <w:iCs/>
        </w:rPr>
        <w:t>et al</w:t>
      </w:r>
      <w:r>
        <w:t>., 2020).</w:t>
      </w:r>
    </w:p>
    <w:p w14:paraId="251F7DD9" w14:textId="1F8FAE85" w:rsidR="005021F1" w:rsidRDefault="005021F1" w:rsidP="005021F1">
      <w:pPr>
        <w:pStyle w:val="TF-TEXTO"/>
        <w:ind w:firstLine="709"/>
      </w:pPr>
      <w:r>
        <w:t xml:space="preserve">Entretanto, pesquisadores alertam para o risco de interpretações reducionistas. Métricas como número de </w:t>
      </w:r>
      <w:proofErr w:type="spellStart"/>
      <w:r w:rsidRPr="005021F1">
        <w:rPr>
          <w:i/>
          <w:iCs/>
        </w:rPr>
        <w:t>commits</w:t>
      </w:r>
      <w:proofErr w:type="spellEnd"/>
      <w:r>
        <w:t xml:space="preserve"> ou frequência de alterações podem gerar impressões equivocadas sobre a produtividade quando analisadas isoladamente. Trabalhos contemporâneos (</w:t>
      </w:r>
      <w:proofErr w:type="spellStart"/>
      <w:r w:rsidR="00513B9E">
        <w:t>Forsgren</w:t>
      </w:r>
      <w:proofErr w:type="spellEnd"/>
      <w:r w:rsidR="00513B9E">
        <w:t xml:space="preserve"> </w:t>
      </w:r>
      <w:r w:rsidRPr="00211458">
        <w:rPr>
          <w:i/>
          <w:iCs/>
        </w:rPr>
        <w:t>et al</w:t>
      </w:r>
      <w:r>
        <w:t xml:space="preserve">., 2021; </w:t>
      </w:r>
      <w:proofErr w:type="spellStart"/>
      <w:r w:rsidR="00513B9E">
        <w:t>Schröer</w:t>
      </w:r>
      <w:proofErr w:type="spellEnd"/>
      <w:r w:rsidR="00513B9E">
        <w:t xml:space="preserve">; </w:t>
      </w:r>
      <w:proofErr w:type="spellStart"/>
      <w:r w:rsidR="00513B9E">
        <w:t>Koschke</w:t>
      </w:r>
      <w:proofErr w:type="spellEnd"/>
      <w:r>
        <w:t>, 2024) reforçam que esses indicadores devem ser combinados a dimensões qualitativas e contextuais, como percepção de esforço, colaboração e bem-estar dos desenvolvedores, para que representem o cenário real de desempenho.</w:t>
      </w:r>
    </w:p>
    <w:p w14:paraId="6413F133" w14:textId="7A11ACCF" w:rsidR="008E61CB" w:rsidRDefault="005021F1" w:rsidP="005021F1">
      <w:pPr>
        <w:pStyle w:val="TF-TEXTO"/>
        <w:ind w:firstLine="709"/>
      </w:pPr>
      <w:r>
        <w:t>Além disso, a popularização de assistentes de codificação baseados em inteligência artificial trouxe novos desafios e oportunidades para a avaliação de produtividade. Pesquisas recentes apontam que essas ferramentas podem impactar tanto a velocidade de entrega quanto a qualidade e manutenibilidade do código, indicando a necessidade de novos métodos de mensuração (</w:t>
      </w:r>
      <w:r w:rsidR="00513B9E">
        <w:t xml:space="preserve">Sun </w:t>
      </w:r>
      <w:r w:rsidRPr="00211458">
        <w:rPr>
          <w:i/>
          <w:iCs/>
        </w:rPr>
        <w:t>et al</w:t>
      </w:r>
      <w:r>
        <w:t>., 2023).</w:t>
      </w:r>
    </w:p>
    <w:p w14:paraId="63AA1079" w14:textId="4FC62078" w:rsidR="008E61CB" w:rsidRDefault="006542A1" w:rsidP="007309E8">
      <w:pPr>
        <w:pStyle w:val="Ttulo2"/>
      </w:pPr>
      <w:r>
        <w:t>SOFT SKILLS EM E</w:t>
      </w:r>
      <w:r w:rsidR="00A656FA">
        <w:t>Q</w:t>
      </w:r>
      <w:r>
        <w:t>UIPES DE SOFTWARE</w:t>
      </w:r>
    </w:p>
    <w:p w14:paraId="21AC7374" w14:textId="50FB50BB" w:rsidR="005021F1" w:rsidRDefault="005021F1" w:rsidP="005021F1">
      <w:pPr>
        <w:pStyle w:val="TF-TEXTO"/>
        <w:ind w:firstLine="709"/>
      </w:pPr>
      <w:r>
        <w:t xml:space="preserve">As chamadas </w:t>
      </w:r>
      <w:r w:rsidRPr="005021F1">
        <w:rPr>
          <w:i/>
          <w:iCs/>
        </w:rPr>
        <w:t>soft skills</w:t>
      </w:r>
      <w:r>
        <w:t xml:space="preserve"> — como comunicação, empatia, colaboração, resiliência e autogestão — são cada vez mais reconhecidas como determinantes para o sucesso de equipes de software. Estudos recentes evidenciam que tais habilidades influenciam diretamente a satisfação no trabalho e a motivação, impactando de forma significativa o desempenho coletivo (</w:t>
      </w:r>
      <w:proofErr w:type="spellStart"/>
      <w:r w:rsidR="00513B9E">
        <w:t>Tiwari</w:t>
      </w:r>
      <w:proofErr w:type="spellEnd"/>
      <w:r w:rsidR="00513B9E">
        <w:t xml:space="preserve">; </w:t>
      </w:r>
      <w:proofErr w:type="spellStart"/>
      <w:r w:rsidR="00513B9E">
        <w:t>Monperrus</w:t>
      </w:r>
      <w:proofErr w:type="spellEnd"/>
      <w:r w:rsidR="00513B9E">
        <w:t xml:space="preserve">; </w:t>
      </w:r>
      <w:proofErr w:type="spellStart"/>
      <w:r w:rsidR="00513B9E">
        <w:t>Baudry</w:t>
      </w:r>
      <w:proofErr w:type="spellEnd"/>
      <w:r>
        <w:t>, 202</w:t>
      </w:r>
      <w:r w:rsidR="00211458">
        <w:t>3</w:t>
      </w:r>
      <w:r>
        <w:t>).</w:t>
      </w:r>
    </w:p>
    <w:p w14:paraId="7BBF5C95" w14:textId="7D684CAA" w:rsidR="005021F1" w:rsidRDefault="005021F1" w:rsidP="005021F1">
      <w:pPr>
        <w:pStyle w:val="TF-TEXTO"/>
        <w:ind w:firstLine="709"/>
      </w:pPr>
      <w:r>
        <w:t xml:space="preserve">No contexto do </w:t>
      </w:r>
      <w:r w:rsidRPr="005021F1">
        <w:rPr>
          <w:i/>
          <w:iCs/>
        </w:rPr>
        <w:t>framework</w:t>
      </w:r>
      <w:r>
        <w:t xml:space="preserve"> SPACE, essas competências se alinham diretamente à dimensão de satisfação e bem-estar, sendo elementos-chave para a produtividade sustentável. Times que apresentam níveis elevados de habilidades interpessoais tendem a reduzir retrabalho, melhorar a tomada de decisão e lidar melhor com ambientes remotos e distribuídos (</w:t>
      </w:r>
      <w:r w:rsidR="00513B9E">
        <w:t>IEEE Computer Society</w:t>
      </w:r>
      <w:r>
        <w:t>, 2023).</w:t>
      </w:r>
    </w:p>
    <w:p w14:paraId="591DC280" w14:textId="4958D136" w:rsidR="005535E2" w:rsidRPr="005535E2" w:rsidRDefault="005021F1" w:rsidP="005021F1">
      <w:pPr>
        <w:pStyle w:val="TF-TEXTO"/>
        <w:ind w:firstLine="709"/>
      </w:pPr>
      <w:r>
        <w:t xml:space="preserve">Assim, incorporar </w:t>
      </w:r>
      <w:r w:rsidRPr="005021F1">
        <w:rPr>
          <w:i/>
          <w:iCs/>
        </w:rPr>
        <w:t>soft skills</w:t>
      </w:r>
      <w:r>
        <w:t xml:space="preserve"> em modelos de avaliação de produtividade representa um avanço no sentido de equilibrar desempenho técnico e bem-estar humano. Isso fortalece a proposta deste trabalho, que busca integrar métricas de código com uma matriz de competências e análise de </w:t>
      </w:r>
      <w:r w:rsidRPr="005021F1">
        <w:rPr>
          <w:i/>
          <w:iCs/>
        </w:rPr>
        <w:t>soft skills</w:t>
      </w:r>
      <w:r>
        <w:t>.</w:t>
      </w:r>
    </w:p>
    <w:p w14:paraId="7000CDDE" w14:textId="587AD103" w:rsidR="008E61CB" w:rsidRDefault="006542A1" w:rsidP="007309E8">
      <w:pPr>
        <w:pStyle w:val="Ttulo2"/>
      </w:pPr>
      <w:r>
        <w:t>ABORDAGENS HUMANIZADAS DE PRODUTIVIDADE</w:t>
      </w:r>
    </w:p>
    <w:p w14:paraId="4D3B7133" w14:textId="53EC5D8D" w:rsidR="005021F1" w:rsidRDefault="005021F1" w:rsidP="005021F1">
      <w:pPr>
        <w:pStyle w:val="TF-TEXTO"/>
        <w:ind w:firstLine="709"/>
      </w:pPr>
      <w:r>
        <w:t>As abordagens humanizadas surgem como resposta às limitações dos modelos tradicionais de avaliação. Em vez de focar exclusivamente em métricas rígidas, elas consideram fatores como motivação, estado emocional e qualidade da experiência do desenvolvedor como determinantes para a performance sustentável (</w:t>
      </w:r>
      <w:proofErr w:type="spellStart"/>
      <w:r w:rsidR="00513B9E">
        <w:t>Jaspan</w:t>
      </w:r>
      <w:proofErr w:type="spellEnd"/>
      <w:r w:rsidR="00513B9E">
        <w:t>; Green</w:t>
      </w:r>
      <w:r>
        <w:t>, 2022).</w:t>
      </w:r>
    </w:p>
    <w:p w14:paraId="4FEC573E" w14:textId="431B88F1" w:rsidR="005021F1" w:rsidRDefault="005021F1" w:rsidP="005021F1">
      <w:pPr>
        <w:pStyle w:val="TF-TEXTO"/>
        <w:ind w:firstLine="709"/>
      </w:pPr>
      <w:r>
        <w:lastRenderedPageBreak/>
        <w:t>Pesquisas apontam que interrupções frequentes, pressões excessivas e frustrações técnicas reduzem a produtividade de forma significativa, enquanto ambientes de trabalho equilibrados e de suporte aumentam a capacidade criativa e a qualidade das entregas (</w:t>
      </w:r>
      <w:r w:rsidR="00513B9E">
        <w:t xml:space="preserve">Green </w:t>
      </w:r>
      <w:r w:rsidRPr="00211458">
        <w:rPr>
          <w:i/>
          <w:iCs/>
        </w:rPr>
        <w:t>et al</w:t>
      </w:r>
      <w:r>
        <w:t>., 2023). Essa visão amplia a noção de produtividade ao conectá-la diretamente com a experiência humana e social no desenvolvimento de software.</w:t>
      </w:r>
    </w:p>
    <w:p w14:paraId="6FD4505B" w14:textId="399C6C69" w:rsidR="00243F64" w:rsidRDefault="005021F1" w:rsidP="005021F1">
      <w:pPr>
        <w:pStyle w:val="TF-TEXTO"/>
        <w:ind w:firstLine="709"/>
      </w:pPr>
      <w:r>
        <w:t>No contexto prático, essas abordagens oferecem instrumentos valiosos para líderes técnicos, que podem avaliar não apenas os resultados objetivos, mas também o impacto do ambiente e das relações interpessoais na produtividade da equipe. Essa perspectiva se alinha diretamente ao objetivo do presente estudo, que busca desenvolver uma ferramenta de avaliação equilibrada entre métricas técnicas e dimensões humanas.</w:t>
      </w:r>
      <w:r w:rsidR="002F3EAB">
        <w:t xml:space="preserve"> </w:t>
      </w:r>
    </w:p>
    <w:p w14:paraId="6A43E7EF" w14:textId="30B3772A" w:rsidR="00F63527" w:rsidRDefault="00F63527" w:rsidP="007309E8">
      <w:pPr>
        <w:pStyle w:val="Ttulo2"/>
      </w:pPr>
      <w:r w:rsidRPr="00F63527">
        <w:t>Plano de Desenvolvimento Individual (PDI</w:t>
      </w:r>
      <w:r>
        <w:t>)</w:t>
      </w:r>
    </w:p>
    <w:p w14:paraId="6DE720F0" w14:textId="4B743258" w:rsidR="00F63527" w:rsidRPr="00F63527" w:rsidRDefault="00F63527" w:rsidP="00F63527">
      <w:pPr>
        <w:pStyle w:val="TF-TEXTO"/>
        <w:ind w:firstLine="709"/>
      </w:pPr>
      <w:r w:rsidRPr="00F63527">
        <w:t>O Plano de Desenvolvimento Individual (PDI) é uma prática consolidada em gestão de pessoas que visa orientar a evolução profissional de cada colaborador por meio de metas claras, alinhadas tanto às necessidades organizacionais quanto aos interesses individuais de carreira. No contexto de desenvolvimento de software, o PDI pode ser estruturado a partir de três dimensões principais: competências técnicas, competências comportamentais (</w:t>
      </w:r>
      <w:r w:rsidRPr="00F63527">
        <w:rPr>
          <w:i/>
          <w:iCs/>
        </w:rPr>
        <w:t>soft skills</w:t>
      </w:r>
      <w:r w:rsidRPr="00F63527">
        <w:t>) e objetivos de crescimento (</w:t>
      </w:r>
      <w:proofErr w:type="spellStart"/>
      <w:r w:rsidR="00513B9E" w:rsidRPr="00F63527">
        <w:t>Noe</w:t>
      </w:r>
      <w:proofErr w:type="spellEnd"/>
      <w:r w:rsidR="00513B9E" w:rsidRPr="00F63527">
        <w:t xml:space="preserve"> </w:t>
      </w:r>
      <w:r w:rsidRPr="00211458">
        <w:rPr>
          <w:i/>
          <w:iCs/>
        </w:rPr>
        <w:t>et al</w:t>
      </w:r>
      <w:r w:rsidRPr="00F63527">
        <w:t>., 2021).</w:t>
      </w:r>
    </w:p>
    <w:p w14:paraId="56E7779F" w14:textId="3DE51B05" w:rsidR="00F63527" w:rsidRPr="00F63527" w:rsidRDefault="00F63527" w:rsidP="00F63527">
      <w:pPr>
        <w:pStyle w:val="TF-TEXTO"/>
        <w:ind w:firstLine="709"/>
      </w:pPr>
      <w:r w:rsidRPr="00F63527">
        <w:t>Estudos recentes em Engenharia de Software têm destacado a importância de integrar mecanismos de feedback contínuo com planos formais de desenvolvimento. Essa integração permite que os desenvolvedores compreendam não apenas seus pontos fortes, mas também recebam orientações objetivas sobre áreas a serem aprimoradas, como domínio de tecnologias, práticas de colaboração ou habilidades de liderança (</w:t>
      </w:r>
      <w:proofErr w:type="spellStart"/>
      <w:r w:rsidR="00513B9E" w:rsidRPr="00F63527">
        <w:t>Atlassian</w:t>
      </w:r>
      <w:proofErr w:type="spellEnd"/>
      <w:r w:rsidRPr="00F63527">
        <w:t xml:space="preserve">, 2024). Além disso, ferramentas de avaliação que geram </w:t>
      </w:r>
      <w:proofErr w:type="spellStart"/>
      <w:r w:rsidRPr="00F63527">
        <w:t>PDIs</w:t>
      </w:r>
      <w:proofErr w:type="spellEnd"/>
      <w:r w:rsidRPr="00F63527">
        <w:t xml:space="preserve"> automáticos contribuem para reduzir vieses de percepção e oferecem aos líderes técnicos instrumentos mais consistentes para apoiar o desenvolvimento de suas equipes (</w:t>
      </w:r>
      <w:r w:rsidR="00513B9E" w:rsidRPr="00F63527">
        <w:t>Noor; Talavera</w:t>
      </w:r>
      <w:r w:rsidRPr="00F63527">
        <w:t>, 2025).</w:t>
      </w:r>
    </w:p>
    <w:p w14:paraId="306E5B9E" w14:textId="3FBC2C4F" w:rsidR="00F63527" w:rsidRPr="00F63527" w:rsidRDefault="00F63527" w:rsidP="00F63527">
      <w:pPr>
        <w:pStyle w:val="TF-TEXTO"/>
        <w:ind w:firstLine="709"/>
      </w:pPr>
      <w:r w:rsidRPr="00F63527">
        <w:t xml:space="preserve">Nesse sentido, a ferramenta proposta neste trabalho buscará gerar um PDI personalizado para cada desenvolvedor, combinando métricas de código, avaliação de competências técnicas e análise de </w:t>
      </w:r>
      <w:r w:rsidRPr="00F63527">
        <w:rPr>
          <w:i/>
          <w:iCs/>
        </w:rPr>
        <w:t>soft skills</w:t>
      </w:r>
      <w:r w:rsidRPr="00F63527">
        <w:t>. Esse documento servirá como guia para a evolução profissional, apoiando tanto o desenvolvedor, que terá maior clareza de seu percurso de crescimento, quanto o líder técnico, que poderá acompanhar o progresso individual de maneira estruturada e humanizada. Assim, o PDI torna-se um elo fundamental entre a avaliação de performance e o desenvolvimento contínuo, alinhando resultados técnicos e satisfação pessoal.</w:t>
      </w:r>
    </w:p>
    <w:p w14:paraId="3C0E1F72" w14:textId="0788D7D7" w:rsidR="00F63527" w:rsidRDefault="00F63527" w:rsidP="005021F1">
      <w:pPr>
        <w:pStyle w:val="TF-TEXTO"/>
        <w:ind w:firstLine="709"/>
      </w:pPr>
    </w:p>
    <w:p w14:paraId="3881BC95" w14:textId="7BB26E31" w:rsidR="00A42B81" w:rsidRPr="00DC0122" w:rsidRDefault="00451B94" w:rsidP="00A42B81">
      <w:pPr>
        <w:pStyle w:val="TF-refernciasbibliogrficasTTULO"/>
      </w:pPr>
      <w:bookmarkStart w:id="45" w:name="_Toc351015602"/>
      <w:bookmarkEnd w:id="29"/>
      <w:bookmarkEnd w:id="30"/>
      <w:bookmarkEnd w:id="31"/>
      <w:bookmarkEnd w:id="32"/>
      <w:bookmarkEnd w:id="33"/>
      <w:bookmarkEnd w:id="34"/>
      <w:bookmarkEnd w:id="35"/>
      <w:r w:rsidRPr="00DC0122">
        <w:t>Referências</w:t>
      </w:r>
      <w:bookmarkEnd w:id="45"/>
    </w:p>
    <w:p w14:paraId="0E2A4982" w14:textId="687BC4EC" w:rsidR="00915127" w:rsidRPr="00915127" w:rsidRDefault="00915127" w:rsidP="00915127">
      <w:pPr>
        <w:pStyle w:val="TF-REFERNCIASITEM0"/>
      </w:pPr>
      <w:r w:rsidRPr="00DC0122">
        <w:t xml:space="preserve">ATLASSIAN. </w:t>
      </w:r>
      <w:proofErr w:type="spellStart"/>
      <w:r w:rsidRPr="00DC0122">
        <w:rPr>
          <w:b/>
          <w:bCs/>
        </w:rPr>
        <w:t>Developer</w:t>
      </w:r>
      <w:proofErr w:type="spellEnd"/>
      <w:r w:rsidRPr="00DC0122">
        <w:rPr>
          <w:b/>
          <w:bCs/>
        </w:rPr>
        <w:t xml:space="preserve"> </w:t>
      </w:r>
      <w:proofErr w:type="spellStart"/>
      <w:r w:rsidRPr="00DC0122">
        <w:rPr>
          <w:b/>
          <w:bCs/>
        </w:rPr>
        <w:t>experience</w:t>
      </w:r>
      <w:proofErr w:type="spellEnd"/>
      <w:r w:rsidRPr="00DC0122">
        <w:rPr>
          <w:b/>
          <w:bCs/>
        </w:rPr>
        <w:t xml:space="preserve"> </w:t>
      </w:r>
      <w:proofErr w:type="spellStart"/>
      <w:r w:rsidRPr="00DC0122">
        <w:rPr>
          <w:b/>
          <w:bCs/>
        </w:rPr>
        <w:t>report</w:t>
      </w:r>
      <w:proofErr w:type="spellEnd"/>
      <w:r w:rsidRPr="00DC0122">
        <w:rPr>
          <w:b/>
          <w:bCs/>
        </w:rPr>
        <w:t xml:space="preserve"> 2024</w:t>
      </w:r>
      <w:r w:rsidRPr="00DC0122">
        <w:rPr>
          <w:i/>
          <w:iCs/>
        </w:rPr>
        <w:t>.</w:t>
      </w:r>
      <w:r w:rsidRPr="00DC0122">
        <w:t xml:space="preserve"> Sydney, 2024. </w:t>
      </w:r>
      <w:r w:rsidRPr="005021F1">
        <w:t xml:space="preserve">Disponível em: </w:t>
      </w:r>
      <w:r w:rsidRPr="004735A2">
        <w:t>https://www.atlassian.com/blog/developer/developer-experience-report-2024</w:t>
      </w:r>
      <w:r>
        <w:t xml:space="preserve"> Acesso em 30 set. 2025.</w:t>
      </w:r>
    </w:p>
    <w:p w14:paraId="4649AF93" w14:textId="2A66308B" w:rsidR="008103AE" w:rsidRPr="00F55047" w:rsidRDefault="008103AE" w:rsidP="00587002">
      <w:pPr>
        <w:pStyle w:val="TF-REFERNCIASITEM0"/>
        <w:rPr>
          <w:lang w:val="en-US"/>
        </w:rPr>
      </w:pPr>
      <w:r w:rsidRPr="00F55047">
        <w:rPr>
          <w:lang w:val="en-US"/>
        </w:rPr>
        <w:t xml:space="preserve">BROWN, </w:t>
      </w:r>
      <w:r w:rsidR="001B487B" w:rsidRPr="00F55047">
        <w:rPr>
          <w:lang w:val="en-US"/>
        </w:rPr>
        <w:t>Adam</w:t>
      </w:r>
      <w:r w:rsidRPr="00F55047">
        <w:rPr>
          <w:lang w:val="en-US"/>
        </w:rPr>
        <w:t xml:space="preserve">.; </w:t>
      </w:r>
      <w:r w:rsidR="00D20F06" w:rsidRPr="00F55047">
        <w:rPr>
          <w:lang w:val="en-US"/>
        </w:rPr>
        <w:t>CHANG, Alison</w:t>
      </w:r>
      <w:r w:rsidRPr="00F55047">
        <w:rPr>
          <w:lang w:val="en-US"/>
        </w:rPr>
        <w:t xml:space="preserve">.; </w:t>
      </w:r>
      <w:r w:rsidR="00D20F06" w:rsidRPr="00F55047">
        <w:rPr>
          <w:lang w:val="en-US"/>
        </w:rPr>
        <w:t>HOLTZ</w:t>
      </w:r>
      <w:r w:rsidRPr="00F55047">
        <w:rPr>
          <w:lang w:val="en-US"/>
        </w:rPr>
        <w:t xml:space="preserve">, </w:t>
      </w:r>
      <w:r w:rsidR="00D20F06" w:rsidRPr="00F55047">
        <w:rPr>
          <w:lang w:val="en-US"/>
        </w:rPr>
        <w:t>Be</w:t>
      </w:r>
      <w:r w:rsidR="00D1275B" w:rsidRPr="00F55047">
        <w:rPr>
          <w:lang w:val="en-US"/>
        </w:rPr>
        <w:t>n</w:t>
      </w:r>
      <w:r w:rsidR="00D20F06" w:rsidRPr="00F55047">
        <w:rPr>
          <w:lang w:val="en-US"/>
        </w:rPr>
        <w:t>; D’A</w:t>
      </w:r>
      <w:r w:rsidR="00CA75D4" w:rsidRPr="00F55047">
        <w:rPr>
          <w:lang w:val="en-US"/>
        </w:rPr>
        <w:t>NGELO, Sarah</w:t>
      </w:r>
      <w:r w:rsidRPr="00F55047">
        <w:rPr>
          <w:lang w:val="en-US"/>
        </w:rPr>
        <w:t xml:space="preserve">. </w:t>
      </w:r>
      <w:proofErr w:type="gramStart"/>
      <w:r w:rsidRPr="004735A2">
        <w:rPr>
          <w:b/>
          <w:bCs/>
          <w:lang w:val="en-US"/>
        </w:rPr>
        <w:t>Developer</w:t>
      </w:r>
      <w:proofErr w:type="gramEnd"/>
      <w:r w:rsidRPr="004735A2">
        <w:rPr>
          <w:b/>
          <w:bCs/>
          <w:lang w:val="en-US"/>
        </w:rPr>
        <w:t xml:space="preserve"> productivity for humans, part 6: Measuring flow, focus, and friction for developers</w:t>
      </w:r>
      <w:r w:rsidRPr="00F55047">
        <w:rPr>
          <w:i/>
          <w:iCs/>
          <w:lang w:val="en-US"/>
        </w:rPr>
        <w:t>.</w:t>
      </w:r>
      <w:r w:rsidRPr="00F55047">
        <w:rPr>
          <w:lang w:val="en-US"/>
        </w:rPr>
        <w:t xml:space="preserve"> </w:t>
      </w:r>
      <w:r w:rsidRPr="004735A2">
        <w:rPr>
          <w:lang w:val="en-US"/>
        </w:rPr>
        <w:t>ACM SIGSOFT Software Engineering Notes</w:t>
      </w:r>
      <w:r w:rsidRPr="00F55047">
        <w:rPr>
          <w:lang w:val="en-US"/>
        </w:rPr>
        <w:t>, New York, v. 4</w:t>
      </w:r>
      <w:r w:rsidR="00E13E59" w:rsidRPr="00F55047">
        <w:rPr>
          <w:lang w:val="en-US"/>
        </w:rPr>
        <w:t>0</w:t>
      </w:r>
      <w:r w:rsidRPr="00F55047">
        <w:rPr>
          <w:lang w:val="en-US"/>
        </w:rPr>
        <w:t xml:space="preserve">, n. </w:t>
      </w:r>
      <w:r w:rsidR="00131C1D" w:rsidRPr="00F55047">
        <w:rPr>
          <w:lang w:val="en-US"/>
        </w:rPr>
        <w:t>6</w:t>
      </w:r>
      <w:r w:rsidRPr="00F55047">
        <w:rPr>
          <w:lang w:val="en-US"/>
        </w:rPr>
        <w:t>, p. 1</w:t>
      </w:r>
      <w:r w:rsidR="006E2AAA" w:rsidRPr="00F55047">
        <w:rPr>
          <w:lang w:val="en-US"/>
        </w:rPr>
        <w:t>6</w:t>
      </w:r>
      <w:r w:rsidRPr="00F55047">
        <w:rPr>
          <w:lang w:val="en-US"/>
        </w:rPr>
        <w:t>-2</w:t>
      </w:r>
      <w:r w:rsidR="006E2AAA" w:rsidRPr="00F55047">
        <w:rPr>
          <w:lang w:val="en-US"/>
        </w:rPr>
        <w:t>1</w:t>
      </w:r>
      <w:r w:rsidRPr="00F55047">
        <w:rPr>
          <w:lang w:val="en-US"/>
        </w:rPr>
        <w:t>, 2023.</w:t>
      </w:r>
    </w:p>
    <w:p w14:paraId="09EFA720" w14:textId="4D3DE3B2" w:rsidR="008103AE" w:rsidRDefault="008103AE" w:rsidP="00587002">
      <w:pPr>
        <w:pStyle w:val="TF-REFERNCIASITEM0"/>
      </w:pPr>
      <w:r w:rsidRPr="00F55047">
        <w:rPr>
          <w:lang w:val="en-US"/>
        </w:rPr>
        <w:t xml:space="preserve">CODACY. </w:t>
      </w:r>
      <w:r w:rsidRPr="004735A2">
        <w:rPr>
          <w:b/>
          <w:bCs/>
          <w:lang w:val="en-US"/>
        </w:rPr>
        <w:t>The SPACE framework</w:t>
      </w:r>
      <w:r w:rsidRPr="00F55047">
        <w:rPr>
          <w:i/>
          <w:iCs/>
          <w:lang w:val="en-US"/>
        </w:rPr>
        <w:t>.</w:t>
      </w:r>
      <w:r w:rsidRPr="00F55047">
        <w:rPr>
          <w:lang w:val="en-US"/>
        </w:rPr>
        <w:t xml:space="preserve"> [</w:t>
      </w:r>
      <w:proofErr w:type="spellStart"/>
      <w:r w:rsidRPr="00F55047">
        <w:rPr>
          <w:lang w:val="en-US"/>
        </w:rPr>
        <w:t>S.l.</w:t>
      </w:r>
      <w:proofErr w:type="spellEnd"/>
      <w:r w:rsidRPr="00F55047">
        <w:rPr>
          <w:lang w:val="en-US"/>
        </w:rPr>
        <w:t xml:space="preserve">], 2023. </w:t>
      </w:r>
      <w:r w:rsidRPr="008103AE">
        <w:t xml:space="preserve">Disponível em: </w:t>
      </w:r>
      <w:r w:rsidRPr="004735A2">
        <w:t>https://blog-codacy-com.translate.goog/space-framework?_x_tr_sl=en&amp;_x_tr_tl=pt&amp;_x_tr_hl=pt&amp;_x_tr_pto=tc</w:t>
      </w:r>
      <w:r w:rsidR="003728F6">
        <w:t xml:space="preserve"> </w:t>
      </w:r>
      <w:r w:rsidR="003728F6" w:rsidRPr="003728F6">
        <w:t xml:space="preserve">Acesso em: </w:t>
      </w:r>
      <w:r w:rsidR="00F82A58">
        <w:t>13</w:t>
      </w:r>
      <w:r w:rsidR="003728F6" w:rsidRPr="003728F6">
        <w:t xml:space="preserve"> set. 2025.</w:t>
      </w:r>
    </w:p>
    <w:p w14:paraId="19744C44" w14:textId="5EEF5803" w:rsidR="004217B3" w:rsidRPr="00F55047" w:rsidRDefault="004217B3" w:rsidP="00587002">
      <w:pPr>
        <w:pStyle w:val="TF-REFERNCIASITEM0"/>
        <w:rPr>
          <w:lang w:val="en-US"/>
        </w:rPr>
      </w:pPr>
      <w:r w:rsidRPr="00F55047">
        <w:rPr>
          <w:lang w:val="en-US"/>
        </w:rPr>
        <w:t>FORSGREN, N</w:t>
      </w:r>
      <w:r w:rsidR="009258B7" w:rsidRPr="00F55047">
        <w:rPr>
          <w:lang w:val="en-US"/>
        </w:rPr>
        <w:t>icole</w:t>
      </w:r>
      <w:r w:rsidRPr="00F55047">
        <w:rPr>
          <w:lang w:val="en-US"/>
        </w:rPr>
        <w:t>.; STOREY, M</w:t>
      </w:r>
      <w:r w:rsidR="005F7CBC" w:rsidRPr="00F55047">
        <w:rPr>
          <w:lang w:val="en-US"/>
        </w:rPr>
        <w:t>argaret</w:t>
      </w:r>
      <w:r w:rsidRPr="00F55047">
        <w:rPr>
          <w:lang w:val="en-US"/>
        </w:rPr>
        <w:t>-A.; MADDILA, C</w:t>
      </w:r>
      <w:r w:rsidR="005F7CBC" w:rsidRPr="00F55047">
        <w:rPr>
          <w:lang w:val="en-US"/>
        </w:rPr>
        <w:t>handra</w:t>
      </w:r>
      <w:r w:rsidRPr="00F55047">
        <w:rPr>
          <w:lang w:val="en-US"/>
        </w:rPr>
        <w:t>.; ZIMMERMANN, T</w:t>
      </w:r>
      <w:r w:rsidR="005F7CBC" w:rsidRPr="00F55047">
        <w:rPr>
          <w:lang w:val="en-US"/>
        </w:rPr>
        <w:t>homas</w:t>
      </w:r>
      <w:r w:rsidRPr="00F55047">
        <w:rPr>
          <w:lang w:val="en-US"/>
        </w:rPr>
        <w:t>.; HOUCK, B</w:t>
      </w:r>
      <w:r w:rsidR="005F7CBC" w:rsidRPr="00F55047">
        <w:rPr>
          <w:lang w:val="en-US"/>
        </w:rPr>
        <w:t>rian</w:t>
      </w:r>
      <w:r w:rsidRPr="00F55047">
        <w:rPr>
          <w:lang w:val="en-US"/>
        </w:rPr>
        <w:t>.; BUTLER, J</w:t>
      </w:r>
      <w:r w:rsidR="005F7CBC" w:rsidRPr="00F55047">
        <w:rPr>
          <w:lang w:val="en-US"/>
        </w:rPr>
        <w:t>enna</w:t>
      </w:r>
      <w:r w:rsidRPr="00F55047">
        <w:rPr>
          <w:lang w:val="en-US"/>
        </w:rPr>
        <w:t xml:space="preserve">. </w:t>
      </w:r>
      <w:r w:rsidRPr="004735A2">
        <w:rPr>
          <w:b/>
          <w:bCs/>
          <w:lang w:val="en-US"/>
        </w:rPr>
        <w:t>The SPACE of developer productivity: There's more to it than you think</w:t>
      </w:r>
      <w:r w:rsidRPr="00F55047">
        <w:rPr>
          <w:i/>
          <w:iCs/>
          <w:lang w:val="en-US"/>
        </w:rPr>
        <w:t>.</w:t>
      </w:r>
      <w:r w:rsidRPr="00F55047">
        <w:rPr>
          <w:lang w:val="en-US"/>
        </w:rPr>
        <w:t xml:space="preserve"> </w:t>
      </w:r>
      <w:r w:rsidRPr="004735A2">
        <w:rPr>
          <w:lang w:val="en-US"/>
        </w:rPr>
        <w:t>ACM Transactions on Software Engineering and Methodology</w:t>
      </w:r>
      <w:r w:rsidRPr="00F55047">
        <w:rPr>
          <w:lang w:val="en-US"/>
        </w:rPr>
        <w:t xml:space="preserve">, New York, v. </w:t>
      </w:r>
      <w:r w:rsidR="002B5770" w:rsidRPr="00F55047">
        <w:rPr>
          <w:lang w:val="en-US"/>
        </w:rPr>
        <w:t>19</w:t>
      </w:r>
      <w:r w:rsidRPr="00F55047">
        <w:rPr>
          <w:lang w:val="en-US"/>
        </w:rPr>
        <w:t xml:space="preserve">, n. </w:t>
      </w:r>
      <w:r w:rsidR="002B5770" w:rsidRPr="00F55047">
        <w:rPr>
          <w:lang w:val="en-US"/>
        </w:rPr>
        <w:t>1</w:t>
      </w:r>
      <w:r w:rsidRPr="00F55047">
        <w:rPr>
          <w:lang w:val="en-US"/>
        </w:rPr>
        <w:t>, p. 1-</w:t>
      </w:r>
      <w:r w:rsidR="002B5770" w:rsidRPr="00F55047">
        <w:rPr>
          <w:lang w:val="en-US"/>
        </w:rPr>
        <w:t>29</w:t>
      </w:r>
      <w:r w:rsidRPr="00F55047">
        <w:rPr>
          <w:lang w:val="en-US"/>
        </w:rPr>
        <w:t>, mar. 2021.</w:t>
      </w:r>
    </w:p>
    <w:p w14:paraId="303BF202" w14:textId="0C56EF77" w:rsidR="004B6018" w:rsidRPr="00DC0122" w:rsidRDefault="00256537" w:rsidP="00587002">
      <w:pPr>
        <w:pStyle w:val="TF-REFERNCIASITEM0"/>
        <w:rPr>
          <w:lang w:val="en-US"/>
        </w:rPr>
      </w:pPr>
      <w:r w:rsidRPr="00DC0122">
        <w:t xml:space="preserve">GNANASAMBANDAM, Chandra.; HARRYSSON, Martin.; HUSSIN, </w:t>
      </w:r>
      <w:proofErr w:type="spellStart"/>
      <w:r w:rsidRPr="00DC0122">
        <w:t>Alharith</w:t>
      </w:r>
      <w:proofErr w:type="spellEnd"/>
      <w:r w:rsidRPr="00DC0122">
        <w:t xml:space="preserve">.; SRIVASTAVA </w:t>
      </w:r>
      <w:proofErr w:type="spellStart"/>
      <w:r w:rsidRPr="00DC0122">
        <w:t>Shivam</w:t>
      </w:r>
      <w:proofErr w:type="spellEnd"/>
      <w:r w:rsidRPr="00DC0122">
        <w:t>.</w:t>
      </w:r>
      <w:r w:rsidR="004B6018" w:rsidRPr="00DC0122">
        <w:t xml:space="preserve"> </w:t>
      </w:r>
      <w:r w:rsidR="004B6018" w:rsidRPr="004735A2">
        <w:rPr>
          <w:b/>
          <w:bCs/>
          <w:lang w:val="en-US"/>
        </w:rPr>
        <w:t>Yes, you can measure software developer productivity</w:t>
      </w:r>
      <w:r w:rsidR="004B6018" w:rsidRPr="00F55047">
        <w:rPr>
          <w:i/>
          <w:iCs/>
          <w:lang w:val="en-US"/>
        </w:rPr>
        <w:t>.</w:t>
      </w:r>
      <w:r w:rsidR="004B6018" w:rsidRPr="00F55047">
        <w:rPr>
          <w:lang w:val="en-US"/>
        </w:rPr>
        <w:t xml:space="preserve"> </w:t>
      </w:r>
      <w:r w:rsidR="004B6018" w:rsidRPr="00DC0122">
        <w:rPr>
          <w:lang w:val="en-US"/>
        </w:rPr>
        <w:t xml:space="preserve">McKinsey Insights, </w:t>
      </w:r>
      <w:r w:rsidRPr="00DC0122">
        <w:rPr>
          <w:lang w:val="en-US"/>
        </w:rPr>
        <w:t>2023</w:t>
      </w:r>
      <w:r w:rsidR="004B6018" w:rsidRPr="00DC0122">
        <w:rPr>
          <w:lang w:val="en-US"/>
        </w:rPr>
        <w:t xml:space="preserve">. </w:t>
      </w:r>
      <w:proofErr w:type="spellStart"/>
      <w:r w:rsidR="004B6018" w:rsidRPr="00DC0122">
        <w:rPr>
          <w:lang w:val="en-US"/>
        </w:rPr>
        <w:t>Disponível</w:t>
      </w:r>
      <w:proofErr w:type="spellEnd"/>
      <w:r w:rsidR="004B6018" w:rsidRPr="00DC0122">
        <w:rPr>
          <w:lang w:val="en-US"/>
        </w:rPr>
        <w:t xml:space="preserve"> </w:t>
      </w:r>
      <w:proofErr w:type="spellStart"/>
      <w:r w:rsidR="004B6018" w:rsidRPr="00DC0122">
        <w:rPr>
          <w:lang w:val="en-US"/>
        </w:rPr>
        <w:t>em</w:t>
      </w:r>
      <w:proofErr w:type="spellEnd"/>
      <w:r w:rsidR="004B6018" w:rsidRPr="00DC0122">
        <w:rPr>
          <w:lang w:val="en-US"/>
        </w:rPr>
        <w:t>: https://www.mckinsey.com/industries/technology-media-and-telecommunications/our-insights/yes-you-can-measure-software-developer-productivity</w:t>
      </w:r>
      <w:r w:rsidR="0073791F" w:rsidRPr="00DC0122">
        <w:rPr>
          <w:lang w:val="en-US"/>
        </w:rPr>
        <w:t xml:space="preserve"> </w:t>
      </w:r>
      <w:proofErr w:type="spellStart"/>
      <w:r w:rsidR="0073791F" w:rsidRPr="00DC0122">
        <w:rPr>
          <w:lang w:val="en-US"/>
        </w:rPr>
        <w:t>Acesso</w:t>
      </w:r>
      <w:proofErr w:type="spellEnd"/>
      <w:r w:rsidR="0073791F" w:rsidRPr="00DC0122">
        <w:rPr>
          <w:lang w:val="en-US"/>
        </w:rPr>
        <w:t xml:space="preserve"> </w:t>
      </w:r>
      <w:proofErr w:type="spellStart"/>
      <w:r w:rsidR="0073791F" w:rsidRPr="00DC0122">
        <w:rPr>
          <w:lang w:val="en-US"/>
        </w:rPr>
        <w:t>em</w:t>
      </w:r>
      <w:proofErr w:type="spellEnd"/>
      <w:r w:rsidR="0073791F" w:rsidRPr="00DC0122">
        <w:rPr>
          <w:lang w:val="en-US"/>
        </w:rPr>
        <w:t>: 13 set. 2025.</w:t>
      </w:r>
    </w:p>
    <w:p w14:paraId="41F5136D" w14:textId="2CDD129D" w:rsidR="00915127" w:rsidRPr="004735A2" w:rsidRDefault="00915127" w:rsidP="00587002">
      <w:pPr>
        <w:pStyle w:val="TF-REFERNCIASITEM0"/>
        <w:rPr>
          <w:lang w:val="en-US"/>
        </w:rPr>
      </w:pPr>
      <w:r w:rsidRPr="00F55047">
        <w:rPr>
          <w:lang w:val="en-US"/>
        </w:rPr>
        <w:t xml:space="preserve">GREEN, Collin.; JASPAN, Ciera N. C.; HODGES, Maggie.; HE, Lanting.; SHEN, Demei.; ZHANG, Nan. </w:t>
      </w:r>
      <w:proofErr w:type="gramStart"/>
      <w:r w:rsidRPr="004735A2">
        <w:rPr>
          <w:b/>
          <w:bCs/>
          <w:lang w:val="en-US"/>
        </w:rPr>
        <w:t>Developer</w:t>
      </w:r>
      <w:proofErr w:type="gramEnd"/>
      <w:r w:rsidRPr="004735A2">
        <w:rPr>
          <w:b/>
          <w:bCs/>
          <w:lang w:val="en-US"/>
        </w:rPr>
        <w:t xml:space="preserve"> productivity for humans, part 5: Onboarding and ramp-up</w:t>
      </w:r>
      <w:r w:rsidRPr="00F55047">
        <w:rPr>
          <w:i/>
          <w:iCs/>
          <w:lang w:val="en-US"/>
        </w:rPr>
        <w:t>.</w:t>
      </w:r>
      <w:r w:rsidRPr="00F55047">
        <w:rPr>
          <w:lang w:val="en-US"/>
        </w:rPr>
        <w:t xml:space="preserve"> </w:t>
      </w:r>
      <w:r w:rsidRPr="004735A2">
        <w:rPr>
          <w:lang w:val="en-US"/>
        </w:rPr>
        <w:t>ACM SIGSOFT Software Engineering Notes, New York, v. 40, n. 5, p. 13-19, 2023.</w:t>
      </w:r>
    </w:p>
    <w:p w14:paraId="1189D82A" w14:textId="3A89EC97" w:rsidR="00915127" w:rsidRDefault="00915127" w:rsidP="00587002">
      <w:pPr>
        <w:pStyle w:val="TF-REFERNCIASITEM0"/>
      </w:pPr>
      <w:r w:rsidRPr="00F55047">
        <w:rPr>
          <w:lang w:val="en-US"/>
        </w:rPr>
        <w:t xml:space="preserve">IEEE COMPUTER SOCIETY. </w:t>
      </w:r>
      <w:r w:rsidRPr="004735A2">
        <w:rPr>
          <w:b/>
          <w:bCs/>
          <w:lang w:val="en-US"/>
        </w:rPr>
        <w:t>5 soft skills for software developers</w:t>
      </w:r>
      <w:r w:rsidRPr="00F55047">
        <w:rPr>
          <w:i/>
          <w:iCs/>
          <w:lang w:val="en-US"/>
        </w:rPr>
        <w:t>.</w:t>
      </w:r>
      <w:r w:rsidRPr="00F55047">
        <w:rPr>
          <w:lang w:val="en-US"/>
        </w:rPr>
        <w:t xml:space="preserve"> </w:t>
      </w:r>
      <w:r w:rsidRPr="005021F1">
        <w:t xml:space="preserve">2023. Disponível em: </w:t>
      </w:r>
      <w:r w:rsidRPr="004735A2">
        <w:t>https://www.computer.org/publications/tech-news/build-your-career/5-soft-skills-for-software-developers/</w:t>
      </w:r>
      <w:r>
        <w:t xml:space="preserve"> Acesso em 30 set. 2025.</w:t>
      </w:r>
    </w:p>
    <w:p w14:paraId="0E88E798" w14:textId="5F042073" w:rsidR="00915127" w:rsidRDefault="00915127" w:rsidP="00587002">
      <w:pPr>
        <w:pStyle w:val="TF-REFERNCIASITEM0"/>
        <w:rPr>
          <w:lang w:val="en-US"/>
        </w:rPr>
      </w:pPr>
      <w:r w:rsidRPr="00F55047">
        <w:rPr>
          <w:lang w:val="en-US"/>
        </w:rPr>
        <w:t xml:space="preserve">JASPAN, Ciera N. C.; GREEN, Collin. </w:t>
      </w:r>
      <w:r w:rsidRPr="004735A2">
        <w:rPr>
          <w:b/>
          <w:bCs/>
          <w:lang w:val="en-US"/>
        </w:rPr>
        <w:t>A human-centered approach to developer productivity</w:t>
      </w:r>
      <w:r w:rsidRPr="00F55047">
        <w:rPr>
          <w:i/>
          <w:iCs/>
          <w:lang w:val="en-US"/>
        </w:rPr>
        <w:t>.</w:t>
      </w:r>
      <w:r w:rsidRPr="00F55047">
        <w:rPr>
          <w:lang w:val="en-US"/>
        </w:rPr>
        <w:t xml:space="preserve"> 202</w:t>
      </w:r>
      <w:r w:rsidR="00211458">
        <w:rPr>
          <w:lang w:val="en-US"/>
        </w:rPr>
        <w:t>2</w:t>
      </w:r>
      <w:r w:rsidRPr="00F55047">
        <w:rPr>
          <w:lang w:val="en-US"/>
        </w:rPr>
        <w:t xml:space="preserve"> </w:t>
      </w:r>
    </w:p>
    <w:p w14:paraId="66E74DA6" w14:textId="3B470774" w:rsidR="00F63527" w:rsidRPr="00F55047" w:rsidRDefault="00F63527" w:rsidP="00587002">
      <w:pPr>
        <w:pStyle w:val="TF-REFERNCIASITEM0"/>
        <w:rPr>
          <w:lang w:val="en-US"/>
        </w:rPr>
      </w:pPr>
      <w:r w:rsidRPr="00F63527">
        <w:rPr>
          <w:lang w:val="en-US"/>
        </w:rPr>
        <w:t xml:space="preserve">NOE, Raymond A.; HOLLENBECK, John R.; GERHART, Barry.; WRIGHT, Patrick M. </w:t>
      </w:r>
      <w:r w:rsidRPr="004735A2">
        <w:rPr>
          <w:b/>
          <w:bCs/>
          <w:lang w:val="en-US"/>
        </w:rPr>
        <w:t>Fundamentals of human resource management</w:t>
      </w:r>
      <w:r w:rsidRPr="00F63527">
        <w:rPr>
          <w:i/>
          <w:iCs/>
          <w:lang w:val="en-US"/>
        </w:rPr>
        <w:t>.</w:t>
      </w:r>
      <w:r w:rsidRPr="00F63527">
        <w:rPr>
          <w:lang w:val="en-US"/>
        </w:rPr>
        <w:t xml:space="preserve"> </w:t>
      </w:r>
      <w:r w:rsidRPr="00211458">
        <w:rPr>
          <w:lang w:val="en-US"/>
        </w:rPr>
        <w:t>9. ed. New York: McGraw-Hill Education, 2021.</w:t>
      </w:r>
    </w:p>
    <w:p w14:paraId="3AFFAE7E" w14:textId="29F0DE8B" w:rsidR="00D8786C" w:rsidRPr="00F55047" w:rsidRDefault="00D8786C" w:rsidP="00587002">
      <w:pPr>
        <w:pStyle w:val="TF-REFERNCIASITEM0"/>
        <w:rPr>
          <w:lang w:val="en-US"/>
        </w:rPr>
      </w:pPr>
      <w:r w:rsidRPr="00F55047">
        <w:rPr>
          <w:lang w:val="en-US"/>
        </w:rPr>
        <w:t>NOOR, R</w:t>
      </w:r>
      <w:r w:rsidR="00256537" w:rsidRPr="00F55047">
        <w:rPr>
          <w:lang w:val="en-US"/>
        </w:rPr>
        <w:t>ehman</w:t>
      </w:r>
      <w:r w:rsidRPr="00F55047">
        <w:rPr>
          <w:lang w:val="en-US"/>
        </w:rPr>
        <w:t>.; TALAVERA, G</w:t>
      </w:r>
      <w:r w:rsidR="00256537" w:rsidRPr="00F55047">
        <w:rPr>
          <w:lang w:val="en-US"/>
        </w:rPr>
        <w:t>regory</w:t>
      </w:r>
      <w:r w:rsidRPr="00F55047">
        <w:rPr>
          <w:lang w:val="en-US"/>
        </w:rPr>
        <w:t xml:space="preserve">. </w:t>
      </w:r>
      <w:r w:rsidRPr="004735A2">
        <w:rPr>
          <w:b/>
          <w:bCs/>
          <w:lang w:val="en-US"/>
        </w:rPr>
        <w:t>AI-driven developer performance metrics: Enhancing agile software development</w:t>
      </w:r>
      <w:r w:rsidRPr="00F55047">
        <w:rPr>
          <w:i/>
          <w:iCs/>
          <w:lang w:val="en-US"/>
        </w:rPr>
        <w:t>.</w:t>
      </w:r>
      <w:r w:rsidRPr="00F55047">
        <w:rPr>
          <w:lang w:val="en-US"/>
        </w:rPr>
        <w:t xml:space="preserve"> 2025.</w:t>
      </w:r>
    </w:p>
    <w:p w14:paraId="217D1AEC" w14:textId="5B31C016" w:rsidR="00451B94" w:rsidRDefault="004B6018" w:rsidP="00587002">
      <w:pPr>
        <w:pStyle w:val="TF-REFERNCIASITEM0"/>
      </w:pPr>
      <w:r w:rsidRPr="00F55047">
        <w:rPr>
          <w:lang w:val="en-US"/>
        </w:rPr>
        <w:t>SCHRÖER, M</w:t>
      </w:r>
      <w:r w:rsidR="00256537" w:rsidRPr="00F55047">
        <w:rPr>
          <w:lang w:val="en-US"/>
        </w:rPr>
        <w:t>artin</w:t>
      </w:r>
      <w:r w:rsidRPr="00F55047">
        <w:rPr>
          <w:lang w:val="en-US"/>
        </w:rPr>
        <w:t>.; KOSCHKE, R</w:t>
      </w:r>
      <w:r w:rsidR="00256537" w:rsidRPr="00F55047">
        <w:rPr>
          <w:lang w:val="en-US"/>
        </w:rPr>
        <w:t>ainer</w:t>
      </w:r>
      <w:r w:rsidRPr="00F55047">
        <w:rPr>
          <w:lang w:val="en-US"/>
        </w:rPr>
        <w:t xml:space="preserve">. </w:t>
      </w:r>
      <w:r w:rsidRPr="004735A2">
        <w:rPr>
          <w:b/>
          <w:bCs/>
          <w:lang w:val="en-US"/>
        </w:rPr>
        <w:t xml:space="preserve">Recording and interpreting developer </w:t>
      </w:r>
      <w:proofErr w:type="spellStart"/>
      <w:r w:rsidRPr="004735A2">
        <w:rPr>
          <w:b/>
          <w:bCs/>
          <w:lang w:val="en-US"/>
        </w:rPr>
        <w:t>behaviour</w:t>
      </w:r>
      <w:proofErr w:type="spellEnd"/>
      <w:r w:rsidRPr="004735A2">
        <w:rPr>
          <w:b/>
          <w:bCs/>
          <w:lang w:val="en-US"/>
        </w:rPr>
        <w:t xml:space="preserve"> in programming tasks</w:t>
      </w:r>
      <w:r w:rsidRPr="00F55047">
        <w:rPr>
          <w:i/>
          <w:iCs/>
          <w:lang w:val="en-US"/>
        </w:rPr>
        <w:t>.</w:t>
      </w:r>
      <w:r w:rsidRPr="00F55047">
        <w:rPr>
          <w:lang w:val="en-US"/>
        </w:rPr>
        <w:t xml:space="preserve"> </w:t>
      </w:r>
      <w:r w:rsidRPr="004B6018">
        <w:t>2024.</w:t>
      </w:r>
      <w:r w:rsidR="00451B94">
        <w:t xml:space="preserve"> </w:t>
      </w:r>
    </w:p>
    <w:p w14:paraId="2CC24047" w14:textId="75DFC403" w:rsidR="0063636A" w:rsidRPr="00F55047" w:rsidRDefault="0063636A" w:rsidP="00587002">
      <w:pPr>
        <w:pStyle w:val="TF-REFERNCIASITEM0"/>
        <w:rPr>
          <w:lang w:val="en-US"/>
        </w:rPr>
      </w:pPr>
      <w:r w:rsidRPr="0063636A">
        <w:lastRenderedPageBreak/>
        <w:t>STEINMACHER, I</w:t>
      </w:r>
      <w:r w:rsidR="00256537">
        <w:t>gor</w:t>
      </w:r>
      <w:r w:rsidRPr="0063636A">
        <w:t xml:space="preserve">.; </w:t>
      </w:r>
      <w:r w:rsidR="00256537">
        <w:t>OLIVEIRA</w:t>
      </w:r>
      <w:r w:rsidRPr="0063636A">
        <w:t xml:space="preserve">, </w:t>
      </w:r>
      <w:r w:rsidR="00256537">
        <w:t>Edson</w:t>
      </w:r>
      <w:r w:rsidRPr="0063636A">
        <w:t xml:space="preserve">.; </w:t>
      </w:r>
      <w:r w:rsidR="00256537">
        <w:t>FERNANDES</w:t>
      </w:r>
      <w:r w:rsidRPr="0063636A">
        <w:t xml:space="preserve">, </w:t>
      </w:r>
      <w:r w:rsidR="00256537">
        <w:t>Eduardo.; CRISTO, Marco.; CONTE, Tayana.; GARCIA, Alessandro</w:t>
      </w:r>
      <w:r w:rsidRPr="0063636A">
        <w:t xml:space="preserve">. </w:t>
      </w:r>
      <w:r w:rsidRPr="004735A2">
        <w:rPr>
          <w:b/>
          <w:bCs/>
          <w:lang w:val="en-US"/>
        </w:rPr>
        <w:t xml:space="preserve">Code and commit metrics of developer productivity: A study on team </w:t>
      </w:r>
      <w:proofErr w:type="gramStart"/>
      <w:r w:rsidRPr="004735A2">
        <w:rPr>
          <w:b/>
          <w:bCs/>
          <w:lang w:val="en-US"/>
        </w:rPr>
        <w:t>leaders</w:t>
      </w:r>
      <w:proofErr w:type="gramEnd"/>
      <w:r w:rsidRPr="004735A2">
        <w:rPr>
          <w:b/>
          <w:bCs/>
          <w:lang w:val="en-US"/>
        </w:rPr>
        <w:t xml:space="preserve"> perceptions</w:t>
      </w:r>
      <w:r w:rsidRPr="00F55047">
        <w:rPr>
          <w:i/>
          <w:iCs/>
          <w:lang w:val="en-US"/>
        </w:rPr>
        <w:t>.</w:t>
      </w:r>
      <w:r w:rsidRPr="00F55047">
        <w:rPr>
          <w:lang w:val="en-US"/>
        </w:rPr>
        <w:t xml:space="preserve"> 2020.</w:t>
      </w:r>
    </w:p>
    <w:p w14:paraId="0AFDE8EC" w14:textId="559231B4" w:rsidR="00C44ED8" w:rsidRPr="00F55047" w:rsidRDefault="00C44ED8" w:rsidP="00587002">
      <w:pPr>
        <w:pStyle w:val="TF-REFERNCIASITEM0"/>
        <w:rPr>
          <w:lang w:val="en-US"/>
        </w:rPr>
      </w:pPr>
      <w:r w:rsidRPr="00F55047">
        <w:rPr>
          <w:lang w:val="en-US"/>
        </w:rPr>
        <w:t xml:space="preserve">SUN, </w:t>
      </w:r>
      <w:proofErr w:type="spellStart"/>
      <w:r w:rsidRPr="00F55047">
        <w:rPr>
          <w:lang w:val="en-US"/>
        </w:rPr>
        <w:t>Y</w:t>
      </w:r>
      <w:r w:rsidR="00256537" w:rsidRPr="00F55047">
        <w:rPr>
          <w:lang w:val="en-US"/>
        </w:rPr>
        <w:t>uqiang</w:t>
      </w:r>
      <w:proofErr w:type="spellEnd"/>
      <w:r w:rsidRPr="00F55047">
        <w:rPr>
          <w:lang w:val="en-US"/>
        </w:rPr>
        <w:t xml:space="preserve">.; XU, </w:t>
      </w:r>
      <w:proofErr w:type="spellStart"/>
      <w:r w:rsidRPr="00F55047">
        <w:rPr>
          <w:lang w:val="en-US"/>
        </w:rPr>
        <w:t>Z</w:t>
      </w:r>
      <w:r w:rsidR="00256537" w:rsidRPr="00F55047">
        <w:rPr>
          <w:lang w:val="en-US"/>
        </w:rPr>
        <w:t>hengzi</w:t>
      </w:r>
      <w:proofErr w:type="spellEnd"/>
      <w:r w:rsidRPr="00F55047">
        <w:rPr>
          <w:lang w:val="en-US"/>
        </w:rPr>
        <w:t xml:space="preserve">.; LIU, </w:t>
      </w:r>
      <w:proofErr w:type="spellStart"/>
      <w:r w:rsidRPr="00F55047">
        <w:rPr>
          <w:lang w:val="en-US"/>
        </w:rPr>
        <w:t>C</w:t>
      </w:r>
      <w:r w:rsidR="00256537" w:rsidRPr="00F55047">
        <w:rPr>
          <w:lang w:val="en-US"/>
        </w:rPr>
        <w:t>hengwei</w:t>
      </w:r>
      <w:proofErr w:type="spellEnd"/>
      <w:r w:rsidRPr="00F55047">
        <w:rPr>
          <w:lang w:val="en-US"/>
        </w:rPr>
        <w:t>.; ZHANG, Y</w:t>
      </w:r>
      <w:r w:rsidR="00256537" w:rsidRPr="00F55047">
        <w:rPr>
          <w:lang w:val="en-US"/>
        </w:rPr>
        <w:t>iran</w:t>
      </w:r>
      <w:r w:rsidRPr="00F55047">
        <w:rPr>
          <w:lang w:val="en-US"/>
        </w:rPr>
        <w:t>.; LIU, Y</w:t>
      </w:r>
      <w:r w:rsidR="00256537" w:rsidRPr="00F55047">
        <w:rPr>
          <w:lang w:val="en-US"/>
        </w:rPr>
        <w:t>ang</w:t>
      </w:r>
      <w:r w:rsidRPr="00F55047">
        <w:rPr>
          <w:lang w:val="en-US"/>
        </w:rPr>
        <w:t xml:space="preserve">. </w:t>
      </w:r>
      <w:r w:rsidRPr="004735A2">
        <w:rPr>
          <w:b/>
          <w:bCs/>
          <w:lang w:val="en-US"/>
        </w:rPr>
        <w:t>Who is the real hero? Measuring developer contribution via multi-dimensional data integration</w:t>
      </w:r>
      <w:r w:rsidRPr="00F55047">
        <w:rPr>
          <w:i/>
          <w:iCs/>
          <w:lang w:val="en-US"/>
        </w:rPr>
        <w:t>.</w:t>
      </w:r>
      <w:r w:rsidRPr="00F55047">
        <w:rPr>
          <w:lang w:val="en-US"/>
        </w:rPr>
        <w:t xml:space="preserve"> 2023. </w:t>
      </w:r>
    </w:p>
    <w:p w14:paraId="62891F76" w14:textId="74BE4640" w:rsidR="0000224C" w:rsidRDefault="0063636A" w:rsidP="00EE6A31">
      <w:pPr>
        <w:pStyle w:val="TF-REFERNCIASITEM0"/>
      </w:pPr>
      <w:r w:rsidRPr="00F55047">
        <w:rPr>
          <w:lang w:val="en-US"/>
        </w:rPr>
        <w:t xml:space="preserve">TIWARI, </w:t>
      </w:r>
      <w:r w:rsidR="00256537" w:rsidRPr="00F55047">
        <w:rPr>
          <w:lang w:val="en-US"/>
        </w:rPr>
        <w:t>Deepika</w:t>
      </w:r>
      <w:r w:rsidRPr="00F55047">
        <w:rPr>
          <w:lang w:val="en-US"/>
        </w:rPr>
        <w:t>.; MONPERRUS, M</w:t>
      </w:r>
      <w:r w:rsidR="00256537" w:rsidRPr="00F55047">
        <w:rPr>
          <w:lang w:val="en-US"/>
        </w:rPr>
        <w:t>artin</w:t>
      </w:r>
      <w:r w:rsidRPr="00F55047">
        <w:rPr>
          <w:lang w:val="en-US"/>
        </w:rPr>
        <w:t>.; BAUDRY, B</w:t>
      </w:r>
      <w:r w:rsidR="00256537" w:rsidRPr="00F55047">
        <w:rPr>
          <w:lang w:val="en-US"/>
        </w:rPr>
        <w:t>enoit</w:t>
      </w:r>
      <w:r w:rsidRPr="00F55047">
        <w:rPr>
          <w:lang w:val="en-US"/>
        </w:rPr>
        <w:t xml:space="preserve">. </w:t>
      </w:r>
      <w:r w:rsidRPr="004735A2">
        <w:rPr>
          <w:b/>
          <w:bCs/>
          <w:lang w:val="en-US"/>
        </w:rPr>
        <w:t>With great humor comes great developer engagement</w:t>
      </w:r>
      <w:r w:rsidRPr="00F55047">
        <w:rPr>
          <w:i/>
          <w:iCs/>
          <w:lang w:val="en-US"/>
        </w:rPr>
        <w:t>.</w:t>
      </w:r>
      <w:r w:rsidRPr="00F55047">
        <w:rPr>
          <w:lang w:val="en-US"/>
        </w:rPr>
        <w:t xml:space="preserve"> </w:t>
      </w:r>
      <w:r w:rsidRPr="0063636A">
        <w:t>202</w:t>
      </w:r>
      <w:r w:rsidR="00256537">
        <w:t>3</w:t>
      </w:r>
      <w:r w:rsidRPr="0063636A">
        <w:t>.</w:t>
      </w:r>
    </w:p>
    <w:sectPr w:rsidR="0000224C" w:rsidSect="008A2B92">
      <w:headerReference w:type="default" r:id="rId11"/>
      <w:footerReference w:type="even" r:id="rId12"/>
      <w:footerReference w:type="default" r:id="rId13"/>
      <w:headerReference w:type="first" r:id="rId14"/>
      <w:pgSz w:w="11901" w:h="16817"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BFBB" w14:textId="77777777" w:rsidR="00AA4804" w:rsidRDefault="00AA4804">
      <w:r>
        <w:separator/>
      </w:r>
    </w:p>
  </w:endnote>
  <w:endnote w:type="continuationSeparator" w:id="0">
    <w:p w14:paraId="176AF0E1" w14:textId="77777777" w:rsidR="00AA4804" w:rsidRDefault="00AA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9D63" w14:textId="77777777" w:rsidR="00347AC5" w:rsidRDefault="00347AC5" w:rsidP="0039426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033A4BA" w14:textId="77777777" w:rsidR="00347AC5" w:rsidRDefault="00347AC5" w:rsidP="00347AC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E1EB" w14:textId="77777777" w:rsidR="00347AC5" w:rsidRDefault="00347AC5" w:rsidP="0039426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6576D15B" w14:textId="77777777" w:rsidR="00347AC5" w:rsidRDefault="00347AC5" w:rsidP="00347AC5">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D059" w14:textId="77777777" w:rsidR="00AA4804" w:rsidRDefault="00AA4804">
      <w:r>
        <w:separator/>
      </w:r>
    </w:p>
  </w:footnote>
  <w:footnote w:type="continuationSeparator" w:id="0">
    <w:p w14:paraId="52074895" w14:textId="77777777" w:rsidR="00AA4804" w:rsidRDefault="00AA4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20BB" w14:textId="77777777" w:rsidR="00320BFA" w:rsidRDefault="00320BFA">
    <w:pPr>
      <w:pStyle w:val="Cabealho"/>
      <w:tabs>
        <w:tab w:val="clear" w:pos="8640"/>
        <w:tab w:val="right" w:pos="8931"/>
      </w:tabs>
      <w:ind w:right="14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4744"/>
      <w:gridCol w:w="1139"/>
    </w:tblGrid>
    <w:tr w:rsidR="00320BFA" w14:paraId="4B437F11" w14:textId="77777777" w:rsidTr="006746CA">
      <w:tc>
        <w:tcPr>
          <w:tcW w:w="3227" w:type="dxa"/>
        </w:tcPr>
        <w:p w14:paraId="3631B2AE" w14:textId="77777777" w:rsidR="00320BFA" w:rsidRDefault="00320BFA" w:rsidP="00F31359">
          <w:pPr>
            <w:pStyle w:val="Cabealho"/>
            <w:tabs>
              <w:tab w:val="clear" w:pos="8640"/>
              <w:tab w:val="right" w:pos="8931"/>
            </w:tabs>
            <w:ind w:right="141"/>
            <w:rPr>
              <w:rStyle w:val="Nmerodepgina"/>
            </w:rPr>
          </w:pPr>
          <w:r>
            <w:rPr>
              <w:rStyle w:val="Nmerodepgina"/>
            </w:rPr>
            <w:t>PROJETO TCC - BCC</w:t>
          </w:r>
        </w:p>
      </w:tc>
      <w:tc>
        <w:tcPr>
          <w:tcW w:w="4819" w:type="dxa"/>
        </w:tcPr>
        <w:p w14:paraId="2BA09B2C" w14:textId="77777777" w:rsidR="00320BFA" w:rsidRDefault="00320BFA" w:rsidP="00F31359">
          <w:pPr>
            <w:pStyle w:val="Cabealho"/>
            <w:tabs>
              <w:tab w:val="clear" w:pos="8640"/>
              <w:tab w:val="right" w:pos="8931"/>
            </w:tabs>
            <w:ind w:right="141"/>
            <w:jc w:val="right"/>
            <w:rPr>
              <w:rStyle w:val="Nmerodepgina"/>
            </w:rPr>
          </w:pPr>
          <w:r>
            <w:rPr>
              <w:rStyle w:val="Nmerodepgina"/>
            </w:rPr>
            <w:t>ANO/SEMESTRE:</w:t>
          </w:r>
        </w:p>
      </w:tc>
      <w:tc>
        <w:tcPr>
          <w:tcW w:w="1166" w:type="dxa"/>
        </w:tcPr>
        <w:p w14:paraId="4B6DB848" w14:textId="77777777" w:rsidR="00320BFA" w:rsidRDefault="00320BFA" w:rsidP="00F31359">
          <w:pPr>
            <w:pStyle w:val="Cabealho"/>
            <w:tabs>
              <w:tab w:val="clear" w:pos="8640"/>
              <w:tab w:val="right" w:pos="8931"/>
            </w:tabs>
            <w:ind w:right="141"/>
            <w:jc w:val="right"/>
            <w:rPr>
              <w:rStyle w:val="Nmerodepgina"/>
            </w:rPr>
          </w:pPr>
        </w:p>
      </w:tc>
    </w:tr>
  </w:tbl>
  <w:p w14:paraId="776E9201" w14:textId="77777777" w:rsidR="00320BFA" w:rsidRDefault="00320B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854CBE0"/>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pStyle w:val="TF-alneacomletras"/>
      <w:lvlText w:val="%1)"/>
      <w:lvlJc w:val="left"/>
      <w:pPr>
        <w:tabs>
          <w:tab w:val="num" w:pos="1040"/>
        </w:tabs>
        <w:ind w:left="992" w:hanging="312"/>
      </w:pPr>
      <w:rPr>
        <w:rFonts w:hint="default"/>
      </w:rPr>
    </w:lvl>
    <w:lvl w:ilvl="1">
      <w:start w:val="1"/>
      <w:numFmt w:val="none"/>
      <w:pStyle w:val="TF-subalineasn2"/>
      <w:lvlText w:val="-"/>
      <w:lvlJc w:val="left"/>
      <w:pPr>
        <w:tabs>
          <w:tab w:val="num" w:pos="1398"/>
        </w:tabs>
        <w:ind w:left="1134" w:hanging="96"/>
      </w:pPr>
      <w:rPr>
        <w:rFonts w:hint="default"/>
      </w:rPr>
    </w:lvl>
    <w:lvl w:ilvl="2">
      <w:start w:val="1"/>
      <w:numFmt w:val="none"/>
      <w:pStyle w:val="TF-subalineasn3"/>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F572CCF2"/>
    <w:lvl w:ilvl="0">
      <w:start w:val="1"/>
      <w:numFmt w:val="lowerLetter"/>
      <w:pStyle w:val="TF-ALNEA"/>
      <w:lvlText w:val="%1)"/>
      <w:lvlJc w:val="left"/>
      <w:pPr>
        <w:tabs>
          <w:tab w:val="num" w:pos="1077"/>
        </w:tabs>
        <w:ind w:left="1077" w:hanging="397"/>
      </w:pPr>
      <w:rPr>
        <w:rFonts w:hint="default"/>
        <w:color w:val="auto"/>
        <w:u w:val="none"/>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0DFC2685"/>
    <w:multiLevelType w:val="multilevel"/>
    <w:tmpl w:val="D8FA97BA"/>
    <w:lvl w:ilvl="0">
      <w:start w:val="1"/>
      <w:numFmt w:val="decimal"/>
      <w:pStyle w:val="TF-avaliaoTTULO1"/>
      <w:lvlText w:val="%1"/>
      <w:lvlJc w:val="left"/>
      <w:pPr>
        <w:tabs>
          <w:tab w:val="num" w:pos="720"/>
        </w:tabs>
        <w:ind w:left="720" w:hanging="720"/>
      </w:pPr>
      <w:rPr>
        <w:rFonts w:hint="default"/>
      </w:rPr>
    </w:lvl>
    <w:lvl w:ilvl="1">
      <w:start w:val="1"/>
      <w:numFmt w:val="decimal"/>
      <w:pStyle w:val="TF-avaliaoTTULO2c"/>
      <w:lvlText w:val="%1.%2"/>
      <w:lvlJc w:val="left"/>
      <w:pPr>
        <w:tabs>
          <w:tab w:val="num" w:pos="737"/>
        </w:tabs>
        <w:ind w:left="737" w:hanging="737"/>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 w15:restartNumberingAfterBreak="0">
    <w:nsid w:val="6B043891"/>
    <w:multiLevelType w:val="multilevel"/>
    <w:tmpl w:val="89E48C4A"/>
    <w:lvl w:ilvl="0">
      <w:start w:val="1"/>
      <w:numFmt w:val="decimal"/>
      <w:pStyle w:val="TF-xAvalITEM"/>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 w15:restartNumberingAfterBreak="0">
    <w:nsid w:val="795F0AE5"/>
    <w:multiLevelType w:val="multilevel"/>
    <w:tmpl w:val="7E1A0E16"/>
    <w:lvl w:ilvl="0">
      <w:start w:val="1"/>
      <w:numFmt w:val="lowerLetter"/>
      <w:lvlText w:val="%1)"/>
      <w:lvlJc w:val="left"/>
      <w:pPr>
        <w:tabs>
          <w:tab w:val="num" w:pos="1077"/>
        </w:tabs>
        <w:ind w:left="1077" w:hanging="397"/>
      </w:pPr>
      <w:rPr>
        <w:rFonts w:hint="default"/>
      </w:rPr>
    </w:lvl>
    <w:lvl w:ilvl="1">
      <w:start w:val="1"/>
      <w:numFmt w:val="none"/>
      <w:lvlText w:val="-"/>
      <w:lvlJc w:val="left"/>
      <w:pPr>
        <w:tabs>
          <w:tab w:val="num" w:pos="1418"/>
        </w:tabs>
        <w:ind w:left="1418" w:hanging="380"/>
      </w:pPr>
      <w:rPr>
        <w:rFonts w:hint="default"/>
      </w:rPr>
    </w:lvl>
    <w:lvl w:ilvl="2">
      <w:start w:val="1"/>
      <w:numFmt w:val="none"/>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6" w15:restartNumberingAfterBreak="0">
    <w:nsid w:val="7BFE0412"/>
    <w:multiLevelType w:val="hybridMultilevel"/>
    <w:tmpl w:val="3FC2890C"/>
    <w:lvl w:ilvl="0" w:tplc="04090001">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732"/>
        </w:tabs>
        <w:ind w:left="732" w:hanging="360"/>
      </w:pPr>
      <w:rPr>
        <w:rFonts w:ascii="Courier New" w:hAnsi="Courier New" w:cs="Times New Roman" w:hint="default"/>
      </w:rPr>
    </w:lvl>
    <w:lvl w:ilvl="2" w:tplc="04160005">
      <w:start w:val="1"/>
      <w:numFmt w:val="bullet"/>
      <w:lvlText w:val=""/>
      <w:lvlJc w:val="left"/>
      <w:pPr>
        <w:tabs>
          <w:tab w:val="num" w:pos="1452"/>
        </w:tabs>
        <w:ind w:left="1452" w:hanging="360"/>
      </w:pPr>
      <w:rPr>
        <w:rFonts w:ascii="Wingdings" w:hAnsi="Wingdings" w:hint="default"/>
      </w:rPr>
    </w:lvl>
    <w:lvl w:ilvl="3" w:tplc="04160001">
      <w:start w:val="1"/>
      <w:numFmt w:val="bullet"/>
      <w:lvlText w:val=""/>
      <w:lvlJc w:val="left"/>
      <w:pPr>
        <w:tabs>
          <w:tab w:val="num" w:pos="2172"/>
        </w:tabs>
        <w:ind w:left="2172" w:hanging="360"/>
      </w:pPr>
      <w:rPr>
        <w:rFonts w:ascii="Symbol" w:hAnsi="Symbol" w:hint="default"/>
      </w:rPr>
    </w:lvl>
    <w:lvl w:ilvl="4" w:tplc="04160003">
      <w:start w:val="1"/>
      <w:numFmt w:val="bullet"/>
      <w:lvlText w:val="o"/>
      <w:lvlJc w:val="left"/>
      <w:pPr>
        <w:tabs>
          <w:tab w:val="num" w:pos="2892"/>
        </w:tabs>
        <w:ind w:left="2892" w:hanging="360"/>
      </w:pPr>
      <w:rPr>
        <w:rFonts w:ascii="Courier New" w:hAnsi="Courier New" w:cs="Times New Roman" w:hint="default"/>
      </w:rPr>
    </w:lvl>
    <w:lvl w:ilvl="5" w:tplc="04160005">
      <w:start w:val="1"/>
      <w:numFmt w:val="bullet"/>
      <w:lvlText w:val=""/>
      <w:lvlJc w:val="left"/>
      <w:pPr>
        <w:tabs>
          <w:tab w:val="num" w:pos="3612"/>
        </w:tabs>
        <w:ind w:left="3612" w:hanging="360"/>
      </w:pPr>
      <w:rPr>
        <w:rFonts w:ascii="Wingdings" w:hAnsi="Wingdings" w:hint="default"/>
      </w:rPr>
    </w:lvl>
    <w:lvl w:ilvl="6" w:tplc="04160001">
      <w:start w:val="1"/>
      <w:numFmt w:val="bullet"/>
      <w:lvlText w:val=""/>
      <w:lvlJc w:val="left"/>
      <w:pPr>
        <w:tabs>
          <w:tab w:val="num" w:pos="4332"/>
        </w:tabs>
        <w:ind w:left="4332" w:hanging="360"/>
      </w:pPr>
      <w:rPr>
        <w:rFonts w:ascii="Symbol" w:hAnsi="Symbol" w:hint="default"/>
      </w:rPr>
    </w:lvl>
    <w:lvl w:ilvl="7" w:tplc="04160003">
      <w:start w:val="1"/>
      <w:numFmt w:val="bullet"/>
      <w:lvlText w:val="o"/>
      <w:lvlJc w:val="left"/>
      <w:pPr>
        <w:tabs>
          <w:tab w:val="num" w:pos="5052"/>
        </w:tabs>
        <w:ind w:left="5052" w:hanging="360"/>
      </w:pPr>
      <w:rPr>
        <w:rFonts w:ascii="Courier New" w:hAnsi="Courier New" w:cs="Times New Roman" w:hint="default"/>
      </w:rPr>
    </w:lvl>
    <w:lvl w:ilvl="8" w:tplc="04160005">
      <w:start w:val="1"/>
      <w:numFmt w:val="bullet"/>
      <w:lvlText w:val=""/>
      <w:lvlJc w:val="left"/>
      <w:pPr>
        <w:tabs>
          <w:tab w:val="num" w:pos="5772"/>
        </w:tabs>
        <w:ind w:left="5772" w:hanging="360"/>
      </w:pPr>
      <w:rPr>
        <w:rFonts w:ascii="Wingdings" w:hAnsi="Wingdings" w:hint="default"/>
      </w:rPr>
    </w:lvl>
  </w:abstractNum>
  <w:num w:numId="1" w16cid:durableId="1263762718">
    <w:abstractNumId w:val="0"/>
  </w:num>
  <w:num w:numId="2" w16cid:durableId="407583022">
    <w:abstractNumId w:val="2"/>
  </w:num>
  <w:num w:numId="3" w16cid:durableId="1620797825">
    <w:abstractNumId w:val="2"/>
  </w:num>
  <w:num w:numId="4" w16cid:durableId="1176723425">
    <w:abstractNumId w:val="1"/>
  </w:num>
  <w:num w:numId="5" w16cid:durableId="30258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434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6854708">
    <w:abstractNumId w:val="2"/>
  </w:num>
  <w:num w:numId="8" w16cid:durableId="1489783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3029060">
    <w:abstractNumId w:val="5"/>
  </w:num>
  <w:num w:numId="10" w16cid:durableId="250745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167486">
    <w:abstractNumId w:val="3"/>
  </w:num>
  <w:num w:numId="12" w16cid:durableId="1732073986">
    <w:abstractNumId w:val="4"/>
  </w:num>
  <w:num w:numId="13" w16cid:durableId="13899580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82224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1728551">
    <w:abstractNumId w:val="6"/>
  </w:num>
  <w:num w:numId="16" w16cid:durableId="6705226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3028683">
    <w:abstractNumId w:val="6"/>
  </w:num>
  <w:num w:numId="18" w16cid:durableId="2146921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14082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5280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ton Solano dos Reis">
    <w15:presenceInfo w15:providerId="AD" w15:userId="S::dalton@furb.br::6af4c44a-d9df-45de-a1b2-d9ee411f49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224C"/>
    <w:rsid w:val="00011710"/>
    <w:rsid w:val="00012922"/>
    <w:rsid w:val="0001575C"/>
    <w:rsid w:val="000179B5"/>
    <w:rsid w:val="00017B62"/>
    <w:rsid w:val="000204E7"/>
    <w:rsid w:val="00023FA0"/>
    <w:rsid w:val="00024687"/>
    <w:rsid w:val="0002602F"/>
    <w:rsid w:val="00030E4A"/>
    <w:rsid w:val="00031A27"/>
    <w:rsid w:val="00031EE0"/>
    <w:rsid w:val="00045D25"/>
    <w:rsid w:val="0004641A"/>
    <w:rsid w:val="00046E7C"/>
    <w:rsid w:val="00052A07"/>
    <w:rsid w:val="000533DA"/>
    <w:rsid w:val="0005457F"/>
    <w:rsid w:val="000608E9"/>
    <w:rsid w:val="00061FEB"/>
    <w:rsid w:val="00065726"/>
    <w:rsid w:val="000667DF"/>
    <w:rsid w:val="0007209B"/>
    <w:rsid w:val="00075792"/>
    <w:rsid w:val="000775C1"/>
    <w:rsid w:val="00080F9C"/>
    <w:rsid w:val="0008579A"/>
    <w:rsid w:val="00086AA8"/>
    <w:rsid w:val="0008732D"/>
    <w:rsid w:val="00094AA5"/>
    <w:rsid w:val="0009735C"/>
    <w:rsid w:val="00097B5A"/>
    <w:rsid w:val="000A104C"/>
    <w:rsid w:val="000A19DE"/>
    <w:rsid w:val="000A3EAB"/>
    <w:rsid w:val="000B12B2"/>
    <w:rsid w:val="000B2A96"/>
    <w:rsid w:val="000B2E10"/>
    <w:rsid w:val="000B3868"/>
    <w:rsid w:val="000B6A0B"/>
    <w:rsid w:val="000C1926"/>
    <w:rsid w:val="000C1A18"/>
    <w:rsid w:val="000C648D"/>
    <w:rsid w:val="000C7E66"/>
    <w:rsid w:val="000D1294"/>
    <w:rsid w:val="000D468F"/>
    <w:rsid w:val="000D77C2"/>
    <w:rsid w:val="000E039E"/>
    <w:rsid w:val="000E27F9"/>
    <w:rsid w:val="000E2B1E"/>
    <w:rsid w:val="000E311F"/>
    <w:rsid w:val="000E3A68"/>
    <w:rsid w:val="000E6CE0"/>
    <w:rsid w:val="000F77E3"/>
    <w:rsid w:val="00107B02"/>
    <w:rsid w:val="0011363A"/>
    <w:rsid w:val="00113A3F"/>
    <w:rsid w:val="001164FE"/>
    <w:rsid w:val="00121714"/>
    <w:rsid w:val="00125084"/>
    <w:rsid w:val="00125277"/>
    <w:rsid w:val="00131C1D"/>
    <w:rsid w:val="001375F7"/>
    <w:rsid w:val="00143A2F"/>
    <w:rsid w:val="00150890"/>
    <w:rsid w:val="001554E9"/>
    <w:rsid w:val="00162BF1"/>
    <w:rsid w:val="00163A1E"/>
    <w:rsid w:val="00165366"/>
    <w:rsid w:val="0016560C"/>
    <w:rsid w:val="00180409"/>
    <w:rsid w:val="0018087F"/>
    <w:rsid w:val="00186092"/>
    <w:rsid w:val="00193A97"/>
    <w:rsid w:val="001948BE"/>
    <w:rsid w:val="0019547B"/>
    <w:rsid w:val="00195E1A"/>
    <w:rsid w:val="001A0E44"/>
    <w:rsid w:val="001A12CE"/>
    <w:rsid w:val="001A6292"/>
    <w:rsid w:val="001A7511"/>
    <w:rsid w:val="001B1952"/>
    <w:rsid w:val="001B2F1E"/>
    <w:rsid w:val="001B487B"/>
    <w:rsid w:val="001C33B0"/>
    <w:rsid w:val="001C57E6"/>
    <w:rsid w:val="001C5CBB"/>
    <w:rsid w:val="001C648B"/>
    <w:rsid w:val="001C76E1"/>
    <w:rsid w:val="001D2A4F"/>
    <w:rsid w:val="001D465C"/>
    <w:rsid w:val="001D6234"/>
    <w:rsid w:val="001E19A0"/>
    <w:rsid w:val="001E646A"/>
    <w:rsid w:val="001E682E"/>
    <w:rsid w:val="001F007F"/>
    <w:rsid w:val="001F0D36"/>
    <w:rsid w:val="002010FA"/>
    <w:rsid w:val="00202F3F"/>
    <w:rsid w:val="00211458"/>
    <w:rsid w:val="00224BB2"/>
    <w:rsid w:val="00235240"/>
    <w:rsid w:val="002368FD"/>
    <w:rsid w:val="0024110F"/>
    <w:rsid w:val="002423AB"/>
    <w:rsid w:val="00243F64"/>
    <w:rsid w:val="002440B0"/>
    <w:rsid w:val="00256537"/>
    <w:rsid w:val="0025685C"/>
    <w:rsid w:val="00276E8F"/>
    <w:rsid w:val="0027792D"/>
    <w:rsid w:val="00282723"/>
    <w:rsid w:val="00282788"/>
    <w:rsid w:val="0028617A"/>
    <w:rsid w:val="0029608A"/>
    <w:rsid w:val="002A6617"/>
    <w:rsid w:val="002A7E1B"/>
    <w:rsid w:val="002B0EDC"/>
    <w:rsid w:val="002B3919"/>
    <w:rsid w:val="002B4718"/>
    <w:rsid w:val="002B5770"/>
    <w:rsid w:val="002C1F95"/>
    <w:rsid w:val="002D1C5D"/>
    <w:rsid w:val="002D4EAB"/>
    <w:rsid w:val="002E6DD1"/>
    <w:rsid w:val="002E70B0"/>
    <w:rsid w:val="002F027E"/>
    <w:rsid w:val="002F3EAB"/>
    <w:rsid w:val="002F6021"/>
    <w:rsid w:val="002F6928"/>
    <w:rsid w:val="00312CEA"/>
    <w:rsid w:val="00320BFA"/>
    <w:rsid w:val="0032378D"/>
    <w:rsid w:val="003255B3"/>
    <w:rsid w:val="00325B4D"/>
    <w:rsid w:val="003323B0"/>
    <w:rsid w:val="00335048"/>
    <w:rsid w:val="00340AD0"/>
    <w:rsid w:val="00340B6D"/>
    <w:rsid w:val="00340C8E"/>
    <w:rsid w:val="00344540"/>
    <w:rsid w:val="00347AC5"/>
    <w:rsid w:val="003519A3"/>
    <w:rsid w:val="00362443"/>
    <w:rsid w:val="0037046F"/>
    <w:rsid w:val="003728F6"/>
    <w:rsid w:val="00377DA7"/>
    <w:rsid w:val="00383087"/>
    <w:rsid w:val="003942CF"/>
    <w:rsid w:val="003A1FC1"/>
    <w:rsid w:val="003A2B7D"/>
    <w:rsid w:val="003A4A75"/>
    <w:rsid w:val="003A5366"/>
    <w:rsid w:val="003B647A"/>
    <w:rsid w:val="003C50E9"/>
    <w:rsid w:val="003C5262"/>
    <w:rsid w:val="003C656C"/>
    <w:rsid w:val="003D398C"/>
    <w:rsid w:val="003D473B"/>
    <w:rsid w:val="003D4B35"/>
    <w:rsid w:val="003E4F19"/>
    <w:rsid w:val="003F5F25"/>
    <w:rsid w:val="00402498"/>
    <w:rsid w:val="00402549"/>
    <w:rsid w:val="0040436D"/>
    <w:rsid w:val="00410543"/>
    <w:rsid w:val="004134E6"/>
    <w:rsid w:val="004173CC"/>
    <w:rsid w:val="004217B3"/>
    <w:rsid w:val="0042269C"/>
    <w:rsid w:val="0042356B"/>
    <w:rsid w:val="0042420A"/>
    <w:rsid w:val="004243D2"/>
    <w:rsid w:val="00424610"/>
    <w:rsid w:val="00424AD5"/>
    <w:rsid w:val="00430242"/>
    <w:rsid w:val="00431C8E"/>
    <w:rsid w:val="00435424"/>
    <w:rsid w:val="004451B8"/>
    <w:rsid w:val="00451B94"/>
    <w:rsid w:val="00455AED"/>
    <w:rsid w:val="00462158"/>
    <w:rsid w:val="00462BFB"/>
    <w:rsid w:val="004661F2"/>
    <w:rsid w:val="00470C41"/>
    <w:rsid w:val="004735A2"/>
    <w:rsid w:val="0047690F"/>
    <w:rsid w:val="00476C78"/>
    <w:rsid w:val="00482174"/>
    <w:rsid w:val="0048576D"/>
    <w:rsid w:val="004910E6"/>
    <w:rsid w:val="00493B1A"/>
    <w:rsid w:val="0049495C"/>
    <w:rsid w:val="00497EF6"/>
    <w:rsid w:val="004B09C6"/>
    <w:rsid w:val="004B42D8"/>
    <w:rsid w:val="004B6018"/>
    <w:rsid w:val="004B6B8F"/>
    <w:rsid w:val="004B7511"/>
    <w:rsid w:val="004C0F2A"/>
    <w:rsid w:val="004E23CE"/>
    <w:rsid w:val="004E516B"/>
    <w:rsid w:val="004F3C47"/>
    <w:rsid w:val="00500539"/>
    <w:rsid w:val="005021F1"/>
    <w:rsid w:val="00503373"/>
    <w:rsid w:val="00503F3F"/>
    <w:rsid w:val="00504693"/>
    <w:rsid w:val="00505B8D"/>
    <w:rsid w:val="00513B9E"/>
    <w:rsid w:val="00514AA8"/>
    <w:rsid w:val="005312EB"/>
    <w:rsid w:val="0053404F"/>
    <w:rsid w:val="00536102"/>
    <w:rsid w:val="00536336"/>
    <w:rsid w:val="0054044B"/>
    <w:rsid w:val="005417C6"/>
    <w:rsid w:val="00542ED7"/>
    <w:rsid w:val="00547BBE"/>
    <w:rsid w:val="00550D4A"/>
    <w:rsid w:val="005535E2"/>
    <w:rsid w:val="00560298"/>
    <w:rsid w:val="00564A29"/>
    <w:rsid w:val="00564FBC"/>
    <w:rsid w:val="005705A9"/>
    <w:rsid w:val="00571D06"/>
    <w:rsid w:val="00571F54"/>
    <w:rsid w:val="00572864"/>
    <w:rsid w:val="00572C7F"/>
    <w:rsid w:val="00575E97"/>
    <w:rsid w:val="00576CD3"/>
    <w:rsid w:val="00581BD6"/>
    <w:rsid w:val="0058482B"/>
    <w:rsid w:val="0058618A"/>
    <w:rsid w:val="00587002"/>
    <w:rsid w:val="00587FC5"/>
    <w:rsid w:val="00591611"/>
    <w:rsid w:val="00592BA8"/>
    <w:rsid w:val="005A362B"/>
    <w:rsid w:val="005A4952"/>
    <w:rsid w:val="005A4CE8"/>
    <w:rsid w:val="005B20A1"/>
    <w:rsid w:val="005B2478"/>
    <w:rsid w:val="005B2E12"/>
    <w:rsid w:val="005B5291"/>
    <w:rsid w:val="005C21FC"/>
    <w:rsid w:val="005C30AE"/>
    <w:rsid w:val="005D230B"/>
    <w:rsid w:val="005E35F3"/>
    <w:rsid w:val="005E39D2"/>
    <w:rsid w:val="005E400D"/>
    <w:rsid w:val="005E698D"/>
    <w:rsid w:val="005F09F1"/>
    <w:rsid w:val="005F645A"/>
    <w:rsid w:val="005F7CBC"/>
    <w:rsid w:val="005F7EDE"/>
    <w:rsid w:val="0060060C"/>
    <w:rsid w:val="006118D1"/>
    <w:rsid w:val="0061251F"/>
    <w:rsid w:val="006128CE"/>
    <w:rsid w:val="00613B57"/>
    <w:rsid w:val="006157DD"/>
    <w:rsid w:val="00620D93"/>
    <w:rsid w:val="0062107B"/>
    <w:rsid w:val="0062386A"/>
    <w:rsid w:val="0062576D"/>
    <w:rsid w:val="00625788"/>
    <w:rsid w:val="006305AA"/>
    <w:rsid w:val="0063277E"/>
    <w:rsid w:val="00633609"/>
    <w:rsid w:val="0063636A"/>
    <w:rsid w:val="006364F4"/>
    <w:rsid w:val="006367D4"/>
    <w:rsid w:val="00640352"/>
    <w:rsid w:val="006426D5"/>
    <w:rsid w:val="00642924"/>
    <w:rsid w:val="006466FF"/>
    <w:rsid w:val="00646A5F"/>
    <w:rsid w:val="006475C1"/>
    <w:rsid w:val="00650F4B"/>
    <w:rsid w:val="006542A1"/>
    <w:rsid w:val="00656C00"/>
    <w:rsid w:val="00661967"/>
    <w:rsid w:val="00661F61"/>
    <w:rsid w:val="00664775"/>
    <w:rsid w:val="00671B49"/>
    <w:rsid w:val="00674155"/>
    <w:rsid w:val="006746CA"/>
    <w:rsid w:val="00694BAC"/>
    <w:rsid w:val="00695745"/>
    <w:rsid w:val="0069600B"/>
    <w:rsid w:val="006A0A1A"/>
    <w:rsid w:val="006A6460"/>
    <w:rsid w:val="006A7DE3"/>
    <w:rsid w:val="006B0760"/>
    <w:rsid w:val="006B104E"/>
    <w:rsid w:val="006B5AEA"/>
    <w:rsid w:val="006B6383"/>
    <w:rsid w:val="006B640D"/>
    <w:rsid w:val="006C61FA"/>
    <w:rsid w:val="006C6E4A"/>
    <w:rsid w:val="006D0896"/>
    <w:rsid w:val="006D1583"/>
    <w:rsid w:val="006D2982"/>
    <w:rsid w:val="006D5B8B"/>
    <w:rsid w:val="006E25D2"/>
    <w:rsid w:val="006E2AAA"/>
    <w:rsid w:val="0070391A"/>
    <w:rsid w:val="00706486"/>
    <w:rsid w:val="007214E3"/>
    <w:rsid w:val="007222F7"/>
    <w:rsid w:val="00724679"/>
    <w:rsid w:val="00725368"/>
    <w:rsid w:val="007304F3"/>
    <w:rsid w:val="00730839"/>
    <w:rsid w:val="007309E8"/>
    <w:rsid w:val="00730F60"/>
    <w:rsid w:val="00733FF9"/>
    <w:rsid w:val="0073791F"/>
    <w:rsid w:val="007416FF"/>
    <w:rsid w:val="0074729A"/>
    <w:rsid w:val="00752038"/>
    <w:rsid w:val="007554DF"/>
    <w:rsid w:val="0075776D"/>
    <w:rsid w:val="007613FB"/>
    <w:rsid w:val="00761E34"/>
    <w:rsid w:val="007675E0"/>
    <w:rsid w:val="00770837"/>
    <w:rsid w:val="007722BF"/>
    <w:rsid w:val="0077580B"/>
    <w:rsid w:val="00777C43"/>
    <w:rsid w:val="00781167"/>
    <w:rsid w:val="0078378F"/>
    <w:rsid w:val="0078409D"/>
    <w:rsid w:val="007854B3"/>
    <w:rsid w:val="0078787D"/>
    <w:rsid w:val="00787FA8"/>
    <w:rsid w:val="007944F8"/>
    <w:rsid w:val="007973E3"/>
    <w:rsid w:val="007A1883"/>
    <w:rsid w:val="007B61EB"/>
    <w:rsid w:val="007D0720"/>
    <w:rsid w:val="007D10F2"/>
    <w:rsid w:val="007D207E"/>
    <w:rsid w:val="007D375D"/>
    <w:rsid w:val="007D591F"/>
    <w:rsid w:val="007D6DEC"/>
    <w:rsid w:val="007E46A1"/>
    <w:rsid w:val="007E730D"/>
    <w:rsid w:val="007E7311"/>
    <w:rsid w:val="007F20C0"/>
    <w:rsid w:val="007F38A6"/>
    <w:rsid w:val="007F403E"/>
    <w:rsid w:val="007F4CFD"/>
    <w:rsid w:val="00802D0F"/>
    <w:rsid w:val="008072AC"/>
    <w:rsid w:val="008103AE"/>
    <w:rsid w:val="00810CEA"/>
    <w:rsid w:val="008233E5"/>
    <w:rsid w:val="00833DE8"/>
    <w:rsid w:val="00833F47"/>
    <w:rsid w:val="008348C3"/>
    <w:rsid w:val="008373B4"/>
    <w:rsid w:val="008404C4"/>
    <w:rsid w:val="00840CC2"/>
    <w:rsid w:val="00847D37"/>
    <w:rsid w:val="0085001D"/>
    <w:rsid w:val="0086728E"/>
    <w:rsid w:val="00870802"/>
    <w:rsid w:val="00871A41"/>
    <w:rsid w:val="008775C2"/>
    <w:rsid w:val="00886D76"/>
    <w:rsid w:val="00894337"/>
    <w:rsid w:val="00897019"/>
    <w:rsid w:val="008A2B92"/>
    <w:rsid w:val="008A3072"/>
    <w:rsid w:val="008B0A07"/>
    <w:rsid w:val="008B781F"/>
    <w:rsid w:val="008C0069"/>
    <w:rsid w:val="008C1495"/>
    <w:rsid w:val="008C253B"/>
    <w:rsid w:val="008C55F9"/>
    <w:rsid w:val="008C5E2A"/>
    <w:rsid w:val="008D4159"/>
    <w:rsid w:val="008D5522"/>
    <w:rsid w:val="008D69C5"/>
    <w:rsid w:val="008D7404"/>
    <w:rsid w:val="008E0F86"/>
    <w:rsid w:val="008E4FBD"/>
    <w:rsid w:val="008E61CB"/>
    <w:rsid w:val="008E6EB2"/>
    <w:rsid w:val="008F12E4"/>
    <w:rsid w:val="008F2DC1"/>
    <w:rsid w:val="008F4E1D"/>
    <w:rsid w:val="008F65DB"/>
    <w:rsid w:val="008F70AD"/>
    <w:rsid w:val="008F791D"/>
    <w:rsid w:val="008F7CE2"/>
    <w:rsid w:val="00900DB1"/>
    <w:rsid w:val="009022BF"/>
    <w:rsid w:val="00911CD9"/>
    <w:rsid w:val="00912AD1"/>
    <w:rsid w:val="00912B71"/>
    <w:rsid w:val="00915127"/>
    <w:rsid w:val="00921FC0"/>
    <w:rsid w:val="009249D7"/>
    <w:rsid w:val="009258B7"/>
    <w:rsid w:val="009261DE"/>
    <w:rsid w:val="00931632"/>
    <w:rsid w:val="00932C92"/>
    <w:rsid w:val="0093379F"/>
    <w:rsid w:val="009454E4"/>
    <w:rsid w:val="00946836"/>
    <w:rsid w:val="00946CC8"/>
    <w:rsid w:val="00954FFF"/>
    <w:rsid w:val="00962D18"/>
    <w:rsid w:val="0096683A"/>
    <w:rsid w:val="00966C06"/>
    <w:rsid w:val="00967611"/>
    <w:rsid w:val="0097415E"/>
    <w:rsid w:val="00984240"/>
    <w:rsid w:val="00987F2B"/>
    <w:rsid w:val="00994746"/>
    <w:rsid w:val="00995B07"/>
    <w:rsid w:val="009A2619"/>
    <w:rsid w:val="009A5850"/>
    <w:rsid w:val="009B10D6"/>
    <w:rsid w:val="009C501B"/>
    <w:rsid w:val="009D65D0"/>
    <w:rsid w:val="009D743C"/>
    <w:rsid w:val="009D7E91"/>
    <w:rsid w:val="009E135E"/>
    <w:rsid w:val="009E3C92"/>
    <w:rsid w:val="009E54F4"/>
    <w:rsid w:val="009E71AD"/>
    <w:rsid w:val="009F2BFA"/>
    <w:rsid w:val="009F48E7"/>
    <w:rsid w:val="00A00138"/>
    <w:rsid w:val="00A017C9"/>
    <w:rsid w:val="00A03A3D"/>
    <w:rsid w:val="00A045C4"/>
    <w:rsid w:val="00A10DFA"/>
    <w:rsid w:val="00A21708"/>
    <w:rsid w:val="00A22362"/>
    <w:rsid w:val="00A22B76"/>
    <w:rsid w:val="00A249BA"/>
    <w:rsid w:val="00A307C7"/>
    <w:rsid w:val="00A42B81"/>
    <w:rsid w:val="00A44581"/>
    <w:rsid w:val="00A45093"/>
    <w:rsid w:val="00A50EAF"/>
    <w:rsid w:val="00A602F9"/>
    <w:rsid w:val="00A650EE"/>
    <w:rsid w:val="00A656FA"/>
    <w:rsid w:val="00A662C8"/>
    <w:rsid w:val="00A71157"/>
    <w:rsid w:val="00A758B8"/>
    <w:rsid w:val="00A851C3"/>
    <w:rsid w:val="00A965F4"/>
    <w:rsid w:val="00A966E6"/>
    <w:rsid w:val="00AA377C"/>
    <w:rsid w:val="00AA4804"/>
    <w:rsid w:val="00AB2BE3"/>
    <w:rsid w:val="00AB7834"/>
    <w:rsid w:val="00AC1DE9"/>
    <w:rsid w:val="00AC1EB0"/>
    <w:rsid w:val="00AC2183"/>
    <w:rsid w:val="00AC430C"/>
    <w:rsid w:val="00AC4D5F"/>
    <w:rsid w:val="00AD1D2C"/>
    <w:rsid w:val="00AE0525"/>
    <w:rsid w:val="00AE08DB"/>
    <w:rsid w:val="00AE0961"/>
    <w:rsid w:val="00AE2729"/>
    <w:rsid w:val="00AE3148"/>
    <w:rsid w:val="00AE5AE2"/>
    <w:rsid w:val="00AE7343"/>
    <w:rsid w:val="00B00A13"/>
    <w:rsid w:val="00B00D69"/>
    <w:rsid w:val="00B00E04"/>
    <w:rsid w:val="00B05485"/>
    <w:rsid w:val="00B107EB"/>
    <w:rsid w:val="00B138C6"/>
    <w:rsid w:val="00B13CCE"/>
    <w:rsid w:val="00B1458E"/>
    <w:rsid w:val="00B14C51"/>
    <w:rsid w:val="00B20021"/>
    <w:rsid w:val="00B20FDE"/>
    <w:rsid w:val="00B36C86"/>
    <w:rsid w:val="00B42041"/>
    <w:rsid w:val="00B428D5"/>
    <w:rsid w:val="00B43FBF"/>
    <w:rsid w:val="00B44F11"/>
    <w:rsid w:val="00B47646"/>
    <w:rsid w:val="00B5104B"/>
    <w:rsid w:val="00B51846"/>
    <w:rsid w:val="00B51A1C"/>
    <w:rsid w:val="00B62979"/>
    <w:rsid w:val="00B70056"/>
    <w:rsid w:val="00B74D75"/>
    <w:rsid w:val="00B82242"/>
    <w:rsid w:val="00B823A7"/>
    <w:rsid w:val="00B90983"/>
    <w:rsid w:val="00B90FA5"/>
    <w:rsid w:val="00B919F1"/>
    <w:rsid w:val="00BA2260"/>
    <w:rsid w:val="00BA7F7D"/>
    <w:rsid w:val="00BB14B1"/>
    <w:rsid w:val="00BB45E7"/>
    <w:rsid w:val="00BB468D"/>
    <w:rsid w:val="00BC0E8D"/>
    <w:rsid w:val="00BC2FD5"/>
    <w:rsid w:val="00BC4075"/>
    <w:rsid w:val="00BC4F18"/>
    <w:rsid w:val="00BE4F85"/>
    <w:rsid w:val="00BE6551"/>
    <w:rsid w:val="00BF093B"/>
    <w:rsid w:val="00BF7582"/>
    <w:rsid w:val="00C00B88"/>
    <w:rsid w:val="00C06B2A"/>
    <w:rsid w:val="00C129E9"/>
    <w:rsid w:val="00C176F6"/>
    <w:rsid w:val="00C33071"/>
    <w:rsid w:val="00C35E57"/>
    <w:rsid w:val="00C35E80"/>
    <w:rsid w:val="00C37448"/>
    <w:rsid w:val="00C40AA2"/>
    <w:rsid w:val="00C4244F"/>
    <w:rsid w:val="00C44739"/>
    <w:rsid w:val="00C44ED8"/>
    <w:rsid w:val="00C458D3"/>
    <w:rsid w:val="00C632ED"/>
    <w:rsid w:val="00C635F6"/>
    <w:rsid w:val="00C66150"/>
    <w:rsid w:val="00C70EF5"/>
    <w:rsid w:val="00C756C5"/>
    <w:rsid w:val="00C762C7"/>
    <w:rsid w:val="00C82195"/>
    <w:rsid w:val="00C82CAE"/>
    <w:rsid w:val="00C8442E"/>
    <w:rsid w:val="00C930A8"/>
    <w:rsid w:val="00CA108B"/>
    <w:rsid w:val="00CA6CDB"/>
    <w:rsid w:val="00CA75D4"/>
    <w:rsid w:val="00CB06DC"/>
    <w:rsid w:val="00CB5E13"/>
    <w:rsid w:val="00CC3524"/>
    <w:rsid w:val="00CD27BE"/>
    <w:rsid w:val="00CD29E9"/>
    <w:rsid w:val="00CD4BBC"/>
    <w:rsid w:val="00CD6F0F"/>
    <w:rsid w:val="00CE0BB7"/>
    <w:rsid w:val="00CE2258"/>
    <w:rsid w:val="00CE3E9A"/>
    <w:rsid w:val="00CE708B"/>
    <w:rsid w:val="00CF26B7"/>
    <w:rsid w:val="00CF6E39"/>
    <w:rsid w:val="00CF72DA"/>
    <w:rsid w:val="00D03B57"/>
    <w:rsid w:val="00D05CE9"/>
    <w:rsid w:val="00D0769A"/>
    <w:rsid w:val="00D10A5B"/>
    <w:rsid w:val="00D1275B"/>
    <w:rsid w:val="00D15B4E"/>
    <w:rsid w:val="00D177E7"/>
    <w:rsid w:val="00D2079F"/>
    <w:rsid w:val="00D20F06"/>
    <w:rsid w:val="00D447EF"/>
    <w:rsid w:val="00D505E2"/>
    <w:rsid w:val="00D51BF6"/>
    <w:rsid w:val="00D53A41"/>
    <w:rsid w:val="00D6498F"/>
    <w:rsid w:val="00D65A96"/>
    <w:rsid w:val="00D71BC5"/>
    <w:rsid w:val="00D7463D"/>
    <w:rsid w:val="00D75FFD"/>
    <w:rsid w:val="00D765F9"/>
    <w:rsid w:val="00D80F5A"/>
    <w:rsid w:val="00D83DE8"/>
    <w:rsid w:val="00D84943"/>
    <w:rsid w:val="00D84F64"/>
    <w:rsid w:val="00D8786C"/>
    <w:rsid w:val="00D926C0"/>
    <w:rsid w:val="00D94AE7"/>
    <w:rsid w:val="00D966B3"/>
    <w:rsid w:val="00D96AE0"/>
    <w:rsid w:val="00D970F0"/>
    <w:rsid w:val="00DA4540"/>
    <w:rsid w:val="00DA587E"/>
    <w:rsid w:val="00DA60F4"/>
    <w:rsid w:val="00DA72D4"/>
    <w:rsid w:val="00DB0F8B"/>
    <w:rsid w:val="00DB1B68"/>
    <w:rsid w:val="00DB3052"/>
    <w:rsid w:val="00DB527F"/>
    <w:rsid w:val="00DC0122"/>
    <w:rsid w:val="00DC2D17"/>
    <w:rsid w:val="00DC5E64"/>
    <w:rsid w:val="00DE23BF"/>
    <w:rsid w:val="00DE3981"/>
    <w:rsid w:val="00DE40DD"/>
    <w:rsid w:val="00DE7755"/>
    <w:rsid w:val="00DF059A"/>
    <w:rsid w:val="00DF3D56"/>
    <w:rsid w:val="00DF64E9"/>
    <w:rsid w:val="00DF6AE5"/>
    <w:rsid w:val="00DF6D19"/>
    <w:rsid w:val="00DF6ED2"/>
    <w:rsid w:val="00DF70F5"/>
    <w:rsid w:val="00E13E59"/>
    <w:rsid w:val="00E2252C"/>
    <w:rsid w:val="00E270C0"/>
    <w:rsid w:val="00E36D82"/>
    <w:rsid w:val="00E460B9"/>
    <w:rsid w:val="00E50970"/>
    <w:rsid w:val="00E51601"/>
    <w:rsid w:val="00E51965"/>
    <w:rsid w:val="00E54019"/>
    <w:rsid w:val="00E553F9"/>
    <w:rsid w:val="00E638A0"/>
    <w:rsid w:val="00E67121"/>
    <w:rsid w:val="00E7198D"/>
    <w:rsid w:val="00E735AF"/>
    <w:rsid w:val="00E74CA6"/>
    <w:rsid w:val="00E75E3D"/>
    <w:rsid w:val="00E84491"/>
    <w:rsid w:val="00E87084"/>
    <w:rsid w:val="00E9433A"/>
    <w:rsid w:val="00E95A07"/>
    <w:rsid w:val="00E9731C"/>
    <w:rsid w:val="00EA4E4C"/>
    <w:rsid w:val="00EB04B7"/>
    <w:rsid w:val="00EB101D"/>
    <w:rsid w:val="00EB2C7C"/>
    <w:rsid w:val="00EB6DE9"/>
    <w:rsid w:val="00EB7992"/>
    <w:rsid w:val="00EC0104"/>
    <w:rsid w:val="00EC0184"/>
    <w:rsid w:val="00EC2D7A"/>
    <w:rsid w:val="00EC633A"/>
    <w:rsid w:val="00ED1B9D"/>
    <w:rsid w:val="00EE056F"/>
    <w:rsid w:val="00EE6A31"/>
    <w:rsid w:val="00EF2157"/>
    <w:rsid w:val="00EF43F5"/>
    <w:rsid w:val="00EF6DB3"/>
    <w:rsid w:val="00EF74D7"/>
    <w:rsid w:val="00EF765D"/>
    <w:rsid w:val="00EF7BF1"/>
    <w:rsid w:val="00F0030C"/>
    <w:rsid w:val="00F017AF"/>
    <w:rsid w:val="00F041C4"/>
    <w:rsid w:val="00F04BA2"/>
    <w:rsid w:val="00F06FED"/>
    <w:rsid w:val="00F07322"/>
    <w:rsid w:val="00F1395D"/>
    <w:rsid w:val="00F14812"/>
    <w:rsid w:val="00F1598C"/>
    <w:rsid w:val="00F20BC6"/>
    <w:rsid w:val="00F21403"/>
    <w:rsid w:val="00F255FC"/>
    <w:rsid w:val="00F259B0"/>
    <w:rsid w:val="00F26A20"/>
    <w:rsid w:val="00F276C9"/>
    <w:rsid w:val="00F31359"/>
    <w:rsid w:val="00F3649F"/>
    <w:rsid w:val="00F40690"/>
    <w:rsid w:val="00F43B8F"/>
    <w:rsid w:val="00F454DD"/>
    <w:rsid w:val="00F51785"/>
    <w:rsid w:val="00F530D7"/>
    <w:rsid w:val="00F541E6"/>
    <w:rsid w:val="00F55047"/>
    <w:rsid w:val="00F6067A"/>
    <w:rsid w:val="00F62F49"/>
    <w:rsid w:val="00F63527"/>
    <w:rsid w:val="00F640BF"/>
    <w:rsid w:val="00F70754"/>
    <w:rsid w:val="00F72968"/>
    <w:rsid w:val="00F72CB3"/>
    <w:rsid w:val="00F77926"/>
    <w:rsid w:val="00F82A58"/>
    <w:rsid w:val="00F83A19"/>
    <w:rsid w:val="00F879A1"/>
    <w:rsid w:val="00F92FC4"/>
    <w:rsid w:val="00F973B2"/>
    <w:rsid w:val="00F9793C"/>
    <w:rsid w:val="00FA0C14"/>
    <w:rsid w:val="00FA137A"/>
    <w:rsid w:val="00FA5504"/>
    <w:rsid w:val="00FB3CAB"/>
    <w:rsid w:val="00FB4B02"/>
    <w:rsid w:val="00FB6B89"/>
    <w:rsid w:val="00FC2831"/>
    <w:rsid w:val="00FC2D40"/>
    <w:rsid w:val="00FC30F8"/>
    <w:rsid w:val="00FC3600"/>
    <w:rsid w:val="00FC4A9F"/>
    <w:rsid w:val="00FC565B"/>
    <w:rsid w:val="00FC5C5B"/>
    <w:rsid w:val="00FD1072"/>
    <w:rsid w:val="00FE006E"/>
    <w:rsid w:val="00FE197E"/>
    <w:rsid w:val="00FF0DF1"/>
    <w:rsid w:val="00FF26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4CE87"/>
  <w15:chartTrackingRefBased/>
  <w15:docId w15:val="{BF499F7C-90F0-4CCD-AD89-97B9714A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4739"/>
    <w:pPr>
      <w:keepNext/>
      <w:keepLines/>
    </w:pPr>
    <w:rPr>
      <w:sz w:val="24"/>
      <w:szCs w:val="24"/>
    </w:rPr>
  </w:style>
  <w:style w:type="paragraph" w:styleId="Ttulo1">
    <w:name w:val="heading 1"/>
    <w:aliases w:val="TF-TÍTULO 1"/>
    <w:basedOn w:val="Normal"/>
    <w:next w:val="TF-TEXTO"/>
    <w:autoRedefine/>
    <w:qFormat/>
    <w:rsid w:val="00424AD5"/>
    <w:pPr>
      <w:numPr>
        <w:numId w:val="1"/>
      </w:numPr>
      <w:tabs>
        <w:tab w:val="left" w:pos="284"/>
      </w:tabs>
      <w:spacing w:before="120" w:line="360" w:lineRule="auto"/>
      <w:ind w:left="284" w:hanging="284"/>
      <w:jc w:val="both"/>
      <w:outlineLvl w:val="0"/>
    </w:pPr>
    <w:rPr>
      <w:b/>
      <w:caps/>
      <w:sz w:val="20"/>
    </w:rPr>
  </w:style>
  <w:style w:type="paragraph" w:styleId="Ttulo2">
    <w:name w:val="heading 2"/>
    <w:aliases w:val="TF-TÍTULO 2"/>
    <w:next w:val="TF-TEXTO"/>
    <w:link w:val="Ttulo2Char"/>
    <w:autoRedefine/>
    <w:qFormat/>
    <w:rsid w:val="007309E8"/>
    <w:pPr>
      <w:keepNext/>
      <w:keepLines/>
      <w:numPr>
        <w:ilvl w:val="1"/>
        <w:numId w:val="1"/>
      </w:numPr>
      <w:spacing w:before="120" w:after="120"/>
      <w:ind w:left="567" w:hanging="567"/>
      <w:jc w:val="both"/>
      <w:outlineLvl w:val="1"/>
    </w:pPr>
    <w:rPr>
      <w:caps/>
      <w:color w:val="000000"/>
    </w:rPr>
  </w:style>
  <w:style w:type="paragraph" w:styleId="Ttulo3">
    <w:name w:val="heading 3"/>
    <w:aliases w:val="TF-TÍTULO 3"/>
    <w:next w:val="TF-TEXTO"/>
    <w:autoRedefine/>
    <w:qFormat/>
    <w:rsid w:val="004661F2"/>
    <w:pPr>
      <w:keepNext/>
      <w:keepLines/>
      <w:numPr>
        <w:ilvl w:val="2"/>
        <w:numId w:val="1"/>
      </w:numPr>
      <w:spacing w:before="240" w:line="360" w:lineRule="auto"/>
      <w:ind w:left="851" w:hanging="851"/>
      <w:jc w:val="both"/>
      <w:outlineLvl w:val="2"/>
    </w:pPr>
    <w:rPr>
      <w:color w:val="000000"/>
    </w:rPr>
  </w:style>
  <w:style w:type="paragraph" w:styleId="Ttulo4">
    <w:name w:val="heading 4"/>
    <w:aliases w:val="TF-TÍTULO 4"/>
    <w:next w:val="TF-TEXTO"/>
    <w:autoRedefine/>
    <w:qFormat/>
    <w:rsid w:val="004661F2"/>
    <w:pPr>
      <w:keepNext/>
      <w:keepLines/>
      <w:numPr>
        <w:ilvl w:val="3"/>
        <w:numId w:val="1"/>
      </w:numPr>
      <w:spacing w:before="240" w:line="360" w:lineRule="auto"/>
      <w:ind w:left="992" w:hanging="992"/>
      <w:jc w:val="both"/>
      <w:outlineLvl w:val="3"/>
    </w:pPr>
    <w:rPr>
      <w:color w:val="000000"/>
    </w:rPr>
  </w:style>
  <w:style w:type="paragraph" w:styleId="Ttulo5">
    <w:name w:val="heading 5"/>
    <w:aliases w:val="TF-TÍTULO 5"/>
    <w:next w:val="TF-TEXTO"/>
    <w:autoRedefine/>
    <w:qFormat/>
    <w:rsid w:val="004661F2"/>
    <w:pPr>
      <w:keepNext/>
      <w:keepLines/>
      <w:numPr>
        <w:ilvl w:val="4"/>
        <w:numId w:val="1"/>
      </w:numPr>
      <w:spacing w:before="240" w:line="360" w:lineRule="auto"/>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424AD5"/>
    <w:pPr>
      <w:spacing w:after="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capaCABEALHO">
    <w:name w:val="TF-capa CABEÇALHO"/>
    <w:semiHidden/>
    <w:pPr>
      <w:spacing w:line="480" w:lineRule="auto"/>
      <w:jc w:val="center"/>
    </w:pPr>
    <w:rPr>
      <w:b/>
      <w:caps/>
      <w:sz w:val="24"/>
    </w:rPr>
  </w:style>
  <w:style w:type="paragraph" w:customStyle="1" w:styleId="TF-capaTTULO">
    <w:name w:val="TF-capa TÍTULO"/>
    <w:next w:val="TF-capaAUTOR"/>
    <w:semiHidden/>
    <w:pPr>
      <w:spacing w:before="4600" w:line="480" w:lineRule="auto"/>
      <w:jc w:val="center"/>
    </w:pPr>
    <w:rPr>
      <w:b/>
      <w:caps/>
      <w:sz w:val="32"/>
    </w:rPr>
  </w:style>
  <w:style w:type="paragraph" w:customStyle="1" w:styleId="TF-capaAUTOR">
    <w:name w:val="TF-capa AUTOR"/>
    <w:semiHidden/>
    <w:pPr>
      <w:spacing w:before="720"/>
      <w:jc w:val="right"/>
    </w:pPr>
    <w:rPr>
      <w:b/>
      <w:caps/>
      <w:sz w:val="24"/>
    </w:rPr>
  </w:style>
  <w:style w:type="paragraph" w:customStyle="1" w:styleId="TF-capaID">
    <w:name w:val="TF-capa ID"/>
    <w:semiHidden/>
    <w:pPr>
      <w:jc w:val="right"/>
    </w:pPr>
    <w:rPr>
      <w:b/>
      <w:caps/>
      <w:sz w:val="24"/>
    </w:rPr>
  </w:style>
  <w:style w:type="paragraph" w:customStyle="1" w:styleId="TF-folharostoAUTOR">
    <w:name w:val="TF-folha rosto AUTOR"/>
    <w:basedOn w:val="TF-capaAUTOR"/>
    <w:semiHidden/>
    <w:pPr>
      <w:widowControl w:val="0"/>
      <w:spacing w:before="0"/>
      <w:jc w:val="center"/>
    </w:pPr>
  </w:style>
  <w:style w:type="paragraph" w:customStyle="1" w:styleId="TF-folharostoFINALIDADE">
    <w:name w:val="TF-folha rosto FINALIDADE"/>
    <w:semiHidden/>
    <w:pPr>
      <w:spacing w:before="720"/>
      <w:ind w:left="4536"/>
      <w:jc w:val="both"/>
    </w:pPr>
    <w:rPr>
      <w:color w:val="000000"/>
      <w:sz w:val="24"/>
    </w:rPr>
  </w:style>
  <w:style w:type="paragraph" w:customStyle="1" w:styleId="TF-folharostoTTULO">
    <w:name w:val="TF-folha rosto TÍTULO"/>
    <w:basedOn w:val="TF-capaTTULO"/>
    <w:semiHidden/>
    <w:pPr>
      <w:spacing w:before="2000"/>
    </w:pPr>
  </w:style>
  <w:style w:type="paragraph" w:customStyle="1" w:styleId="TF-autor">
    <w:name w:val="TF-autor"/>
    <w:basedOn w:val="TF-folharostoFINALIDADE"/>
    <w:semiHidden/>
    <w:rsid w:val="00F62F49"/>
    <w:pPr>
      <w:keepNext/>
      <w:keepLines/>
      <w:spacing w:before="0"/>
      <w:ind w:left="0"/>
      <w:jc w:val="right"/>
    </w:pPr>
  </w:style>
  <w:style w:type="paragraph" w:customStyle="1" w:styleId="TF-folharostoANO">
    <w:name w:val="TF-folha rosto ANO"/>
    <w:next w:val="TF-folharostoID"/>
    <w:semiHidden/>
    <w:pPr>
      <w:jc w:val="center"/>
    </w:pPr>
    <w:rPr>
      <w:b/>
      <w:caps/>
      <w:color w:val="000000"/>
      <w:sz w:val="24"/>
    </w:rPr>
  </w:style>
  <w:style w:type="paragraph" w:customStyle="1" w:styleId="TF-folharostoID">
    <w:name w:val="TF-folha rosto ID"/>
    <w:basedOn w:val="TF-capaID"/>
    <w:semiHidden/>
  </w:style>
  <w:style w:type="paragraph" w:customStyle="1" w:styleId="TF-folhaaprovaoTTULO">
    <w:name w:val="TF-folha aprovação TÍTULO"/>
    <w:basedOn w:val="TF-capaTTULO"/>
    <w:semiHidden/>
    <w:pPr>
      <w:pageBreakBefore/>
      <w:spacing w:before="0"/>
    </w:pPr>
  </w:style>
  <w:style w:type="paragraph" w:customStyle="1" w:styleId="TF-folhaaprovaoPOR">
    <w:name w:val="TF-folha aprovação POR"/>
    <w:semiHidden/>
    <w:pPr>
      <w:spacing w:before="1000"/>
      <w:jc w:val="center"/>
    </w:pPr>
    <w:rPr>
      <w:color w:val="000000"/>
      <w:sz w:val="24"/>
    </w:rPr>
  </w:style>
  <w:style w:type="paragraph" w:customStyle="1" w:styleId="TF-folhaaprovaoAUTOR">
    <w:name w:val="TF-folha aprovação AUTOR"/>
    <w:semiHidden/>
    <w:pPr>
      <w:spacing w:before="1000"/>
      <w:jc w:val="center"/>
    </w:pPr>
    <w:rPr>
      <w:b/>
      <w:caps/>
      <w:sz w:val="24"/>
    </w:rPr>
  </w:style>
  <w:style w:type="paragraph" w:customStyle="1" w:styleId="TF-folhaaprovaoASSINATURA">
    <w:name w:val="TF-folha aprovação ASSINATURA"/>
    <w:semiHidden/>
    <w:pPr>
      <w:spacing w:before="360"/>
      <w:ind w:left="2268"/>
    </w:pPr>
    <w:rPr>
      <w:b/>
      <w:color w:val="000000"/>
      <w:sz w:val="24"/>
    </w:rPr>
  </w:style>
  <w:style w:type="paragraph" w:customStyle="1" w:styleId="TF-folhaaprovaoFUNO">
    <w:name w:val="TF-folha aprovação FUNÇÃO"/>
    <w:semiHidden/>
    <w:pPr>
      <w:tabs>
        <w:tab w:val="left" w:pos="2268"/>
      </w:tabs>
    </w:pPr>
    <w:rPr>
      <w:color w:val="000000"/>
      <w:sz w:val="24"/>
    </w:rPr>
  </w:style>
  <w:style w:type="paragraph" w:customStyle="1" w:styleId="TF-folhaaprovaoDATA">
    <w:name w:val="TF-folha aprovação DATA"/>
    <w:semiHidden/>
    <w:pPr>
      <w:keepLines/>
      <w:jc w:val="center"/>
    </w:pPr>
    <w:rPr>
      <w:color w:val="000000"/>
      <w:sz w:val="24"/>
    </w:rPr>
  </w:style>
  <w:style w:type="paragraph" w:customStyle="1" w:styleId="TF-folhaaprovaoFINALIDADE">
    <w:name w:val="TF-folha aprovação FINALIDADE"/>
    <w:semiHidden/>
    <w:pPr>
      <w:spacing w:before="1000" w:after="1000"/>
      <w:ind w:left="4536"/>
      <w:jc w:val="both"/>
    </w:pPr>
    <w:rPr>
      <w:color w:val="000000"/>
      <w:sz w:val="24"/>
    </w:rPr>
  </w:style>
  <w:style w:type="paragraph" w:customStyle="1" w:styleId="TF-capaLOCAL">
    <w:name w:val="TF-capa LOCAL"/>
    <w:next w:val="TF-capaANO"/>
    <w:semiHidden/>
    <w:pPr>
      <w:jc w:val="center"/>
    </w:pPr>
    <w:rPr>
      <w:b/>
      <w:caps/>
      <w:sz w:val="24"/>
    </w:rPr>
  </w:style>
  <w:style w:type="paragraph" w:customStyle="1" w:styleId="TF-capaANO">
    <w:name w:val="TF-capa ANO"/>
    <w:next w:val="TF-capaID"/>
    <w:semiHidden/>
    <w:pPr>
      <w:jc w:val="center"/>
    </w:pPr>
    <w:rPr>
      <w:b/>
      <w:caps/>
      <w:sz w:val="24"/>
    </w:rPr>
  </w:style>
  <w:style w:type="paragraph" w:customStyle="1" w:styleId="TF-folharostoLOCAL">
    <w:name w:val="TF-folha rosto LOCAL"/>
    <w:semiHidden/>
    <w:pPr>
      <w:jc w:val="center"/>
    </w:pPr>
    <w:rPr>
      <w:b/>
      <w:caps/>
      <w:sz w:val="24"/>
    </w:rPr>
  </w:style>
  <w:style w:type="paragraph" w:customStyle="1" w:styleId="TF-dedicatria">
    <w:name w:val="TF-dedicatória"/>
    <w:semiHidden/>
    <w:pPr>
      <w:keepLines/>
      <w:pageBreakBefore/>
      <w:spacing w:before="6400"/>
      <w:ind w:left="4536"/>
      <w:jc w:val="both"/>
    </w:pPr>
    <w:rPr>
      <w:sz w:val="24"/>
    </w:rPr>
  </w:style>
  <w:style w:type="paragraph" w:customStyle="1" w:styleId="TF-agradecimentosTEXTO">
    <w:name w:val="TF-agradecimentos TEXTO"/>
    <w:semiHidden/>
    <w:pPr>
      <w:spacing w:line="480" w:lineRule="auto"/>
      <w:ind w:firstLine="680"/>
      <w:jc w:val="both"/>
    </w:pPr>
    <w:rPr>
      <w:sz w:val="24"/>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epgrafeTEXTO">
    <w:name w:val="TF-epígrafe TEXTO"/>
    <w:next w:val="TF-epgrafeAUTOR"/>
    <w:semiHidden/>
    <w:pPr>
      <w:pageBreakBefore/>
      <w:spacing w:before="6400"/>
      <w:ind w:left="4536"/>
      <w:jc w:val="both"/>
    </w:pPr>
    <w:rPr>
      <w:sz w:val="24"/>
    </w:rPr>
  </w:style>
  <w:style w:type="paragraph" w:customStyle="1" w:styleId="TF-epgrafeAUTOR">
    <w:name w:val="TF-epígrafe AUTOR"/>
    <w:semiHidden/>
    <w:pPr>
      <w:spacing w:before="120" w:line="480" w:lineRule="auto"/>
      <w:jc w:val="right"/>
    </w:pPr>
    <w:rPr>
      <w:sz w:val="24"/>
    </w:rPr>
  </w:style>
  <w:style w:type="paragraph" w:customStyle="1" w:styleId="TF-abstractTTULO">
    <w:name w:val="TF-abstract TÍTULO"/>
    <w:basedOn w:val="Normal"/>
    <w:next w:val="TF-abstractTEXTO"/>
    <w:semiHidden/>
    <w:rsid w:val="001E682E"/>
    <w:pPr>
      <w:keepNext w:val="0"/>
      <w:keepLines w:val="0"/>
      <w:pageBreakBefore/>
      <w:jc w:val="center"/>
    </w:pPr>
    <w:rPr>
      <w:b/>
      <w:caps/>
      <w:sz w:val="28"/>
      <w:szCs w:val="20"/>
    </w:rPr>
  </w:style>
  <w:style w:type="paragraph" w:customStyle="1" w:styleId="TF-abstractTEXTO">
    <w:name w:val="TF-abstract TEXTO"/>
    <w:basedOn w:val="TF-resumoTEXTO"/>
    <w:next w:val="TF-abstractKEY-WORDS"/>
    <w:semiHidden/>
  </w:style>
  <w:style w:type="paragraph" w:customStyle="1" w:styleId="TF-resumoTEXTO">
    <w:name w:val="TF-resumo TEXTO"/>
    <w:next w:val="TF-resumoPALAVRAS-CHAVE"/>
    <w:semiHidden/>
    <w:rsid w:val="005A4952"/>
    <w:pPr>
      <w:spacing w:line="360" w:lineRule="auto"/>
      <w:jc w:val="both"/>
    </w:pPr>
    <w:rPr>
      <w:sz w:val="24"/>
    </w:rPr>
  </w:style>
  <w:style w:type="paragraph" w:customStyle="1" w:styleId="TF-resumoPALAVRAS-CHAVE">
    <w:name w:val="TF-resumo PALAVRAS-CHAVE"/>
    <w:basedOn w:val="TF-resumoTEXTO"/>
    <w:semiHidden/>
    <w:rsid w:val="005A4952"/>
    <w:pPr>
      <w:spacing w:before="240"/>
    </w:pPr>
  </w:style>
  <w:style w:type="paragraph" w:customStyle="1" w:styleId="TF-abstractKEY-WORDS">
    <w:name w:val="TF-abstract KEY-WORDS"/>
    <w:basedOn w:val="TF-resumoPALAVRAS-CHAVE"/>
    <w:semiHidden/>
  </w:style>
  <w:style w:type="paragraph" w:customStyle="1" w:styleId="TF-listadeilustraesTTULO">
    <w:name w:val="TF-lista de ilustrações TÍTULO"/>
    <w:basedOn w:val="Normal"/>
    <w:semiHidden/>
    <w:rsid w:val="001E682E"/>
    <w:pPr>
      <w:keepNext w:val="0"/>
      <w:keepLines w:val="0"/>
      <w:pageBreakBefore/>
      <w:jc w:val="center"/>
    </w:pPr>
    <w:rPr>
      <w:b/>
      <w:caps/>
      <w:sz w:val="28"/>
      <w:szCs w:val="20"/>
    </w:rPr>
  </w:style>
  <w:style w:type="paragraph" w:customStyle="1" w:styleId="TF-listadetabelasTTULO">
    <w:name w:val="TF-lista de tabelas TÍTULO"/>
    <w:basedOn w:val="Normal"/>
    <w:next w:val="TF-TEXTOQUADRO"/>
    <w:semiHidden/>
    <w:rsid w:val="001E682E"/>
    <w:pPr>
      <w:keepLines w:val="0"/>
      <w:jc w:val="center"/>
    </w:pPr>
    <w:rPr>
      <w:b/>
      <w:caps/>
      <w:sz w:val="28"/>
      <w:szCs w:val="20"/>
    </w:rPr>
  </w:style>
  <w:style w:type="paragraph" w:customStyle="1" w:styleId="TF-TEXTOQUADRO">
    <w:name w:val="TF-TEXTO QUADRO"/>
    <w:rsid w:val="00640352"/>
    <w:pPr>
      <w:keepNext/>
      <w:keepLines/>
    </w:pPr>
  </w:style>
  <w:style w:type="paragraph" w:customStyle="1" w:styleId="TF-listadesmbolosTTULO">
    <w:name w:val="TF-lista de símbolos TÍTULO"/>
    <w:basedOn w:val="Normal"/>
    <w:next w:val="TF-listadesmbolosITEM"/>
    <w:semiHidden/>
    <w:rsid w:val="001E682E"/>
    <w:pPr>
      <w:keepNext w:val="0"/>
      <w:keepLines w:val="0"/>
      <w:jc w:val="center"/>
    </w:pPr>
    <w:rPr>
      <w:b/>
      <w:caps/>
      <w:sz w:val="28"/>
      <w:szCs w:val="20"/>
    </w:rPr>
  </w:style>
  <w:style w:type="paragraph" w:customStyle="1" w:styleId="TF-listadesmbolosITEM">
    <w:name w:val="TF-lista de símbolos ITEM"/>
    <w:basedOn w:val="TF-listadesiglasITEM"/>
    <w:semiHidden/>
  </w:style>
  <w:style w:type="paragraph" w:customStyle="1" w:styleId="TF-listadesiglasITEM">
    <w:name w:val="TF-lista de siglas ITEM"/>
    <w:semiHidden/>
    <w:pPr>
      <w:spacing w:line="480" w:lineRule="auto"/>
      <w:jc w:val="both"/>
    </w:pPr>
    <w:rPr>
      <w:sz w:val="24"/>
    </w:rPr>
  </w:style>
  <w:style w:type="paragraph" w:customStyle="1" w:styleId="TF-sumrioTTULO">
    <w:name w:val="TF-sumário TÍTULO"/>
    <w:basedOn w:val="Normal"/>
    <w:semiHidden/>
    <w:rsid w:val="001E682E"/>
    <w:pPr>
      <w:keepNext w:val="0"/>
      <w:keepLines w:val="0"/>
      <w:pageBreakBefore/>
      <w:jc w:val="center"/>
    </w:pPr>
    <w:rPr>
      <w:b/>
      <w:caps/>
      <w:sz w:val="28"/>
      <w:szCs w:val="20"/>
    </w:rPr>
  </w:style>
  <w:style w:type="paragraph" w:customStyle="1" w:styleId="TF-refernciasbibliogrficasTTULO">
    <w:name w:val="TF-referências bibliográficas TÍTULO"/>
    <w:basedOn w:val="Normal"/>
    <w:next w:val="TF-refernciasITEM"/>
    <w:rsid w:val="007F20C0"/>
    <w:pPr>
      <w:keepLines w:val="0"/>
      <w:spacing w:before="120"/>
      <w:jc w:val="center"/>
    </w:pPr>
    <w:rPr>
      <w:b/>
      <w:caps/>
      <w:sz w:val="20"/>
      <w:szCs w:val="20"/>
    </w:rPr>
  </w:style>
  <w:style w:type="paragraph" w:customStyle="1" w:styleId="TF-refernciasITEM">
    <w:name w:val="TF-referências ITEM"/>
    <w:rsid w:val="00640352"/>
    <w:pPr>
      <w:keepLines/>
      <w:spacing w:after="120"/>
    </w:pPr>
  </w:style>
  <w:style w:type="paragraph" w:customStyle="1" w:styleId="TF-SUBALNEAnvel1">
    <w:name w:val="TF-SUBALÍNEA nível 1"/>
    <w:basedOn w:val="TF-ALNEA"/>
    <w:pPr>
      <w:numPr>
        <w:ilvl w:val="1"/>
      </w:numPr>
    </w:pPr>
    <w:rPr>
      <w:rFonts w:ascii="Times" w:hAnsi="Times"/>
    </w:rPr>
  </w:style>
  <w:style w:type="paragraph" w:customStyle="1" w:styleId="TF-ALNEA">
    <w:name w:val="TF-ALÍNEA"/>
    <w:qFormat/>
    <w:rsid w:val="00424AD5"/>
    <w:pPr>
      <w:widowControl w:val="0"/>
      <w:numPr>
        <w:numId w:val="3"/>
      </w:numPr>
      <w:spacing w:after="120"/>
      <w:contextualSpacing/>
      <w:jc w:val="both"/>
    </w:pPr>
  </w:style>
  <w:style w:type="paragraph" w:customStyle="1" w:styleId="TF-resumoTTULO">
    <w:name w:val="TF-resumo TÍTULO"/>
    <w:basedOn w:val="Normal"/>
    <w:next w:val="TF-resumoTEXTO"/>
    <w:semiHidden/>
    <w:rsid w:val="001E682E"/>
    <w:pPr>
      <w:keepNext w:val="0"/>
      <w:keepLines w:val="0"/>
      <w:pageBreakBefore/>
      <w:jc w:val="center"/>
    </w:pPr>
    <w:rPr>
      <w:b/>
      <w:caps/>
      <w:sz w:val="28"/>
      <w:szCs w:val="20"/>
    </w:r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character" w:customStyle="1" w:styleId="CabealhoChar">
    <w:name w:val="Cabeçalho Char"/>
    <w:link w:val="Cabealho"/>
    <w:uiPriority w:val="99"/>
    <w:rsid w:val="007E46A1"/>
    <w:rPr>
      <w:sz w:val="24"/>
      <w:szCs w:val="24"/>
    </w:rPr>
  </w:style>
  <w:style w:type="paragraph" w:styleId="Rodap">
    <w:name w:val="footer"/>
    <w:basedOn w:val="Normal"/>
    <w:link w:val="RodapChar"/>
    <w:uiPriority w:val="99"/>
    <w:rsid w:val="004661F2"/>
    <w:pPr>
      <w:tabs>
        <w:tab w:val="center" w:pos="4320"/>
        <w:tab w:val="right" w:pos="8640"/>
      </w:tabs>
    </w:pPr>
    <w:rPr>
      <w:sz w:val="20"/>
    </w:rPr>
  </w:style>
  <w:style w:type="character" w:customStyle="1" w:styleId="RodapChar">
    <w:name w:val="Rodapé Char"/>
    <w:link w:val="Rodap"/>
    <w:uiPriority w:val="99"/>
    <w:rsid w:val="004661F2"/>
    <w:rPr>
      <w:szCs w:val="24"/>
    </w:r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apndiceTTULO">
    <w:name w:val="TF-apêndice TÍTULO"/>
    <w:next w:val="TF-TEXTO"/>
    <w:semiHidden/>
    <w:rsid w:val="006D0896"/>
    <w:pPr>
      <w:pageBreakBefore/>
      <w:spacing w:line="360" w:lineRule="auto"/>
      <w:jc w:val="both"/>
    </w:pPr>
    <w:rPr>
      <w:b/>
      <w:sz w:val="24"/>
    </w:rPr>
  </w:style>
  <w:style w:type="paragraph" w:customStyle="1" w:styleId="TF-anexoTTULO">
    <w:name w:val="TF-anexo TÍTULO"/>
    <w:next w:val="TF-TEXTO"/>
    <w:semiHidden/>
    <w:rsid w:val="006D0896"/>
    <w:pPr>
      <w:pageBreakBefore/>
      <w:spacing w:line="360" w:lineRule="auto"/>
      <w:jc w:val="both"/>
    </w:pPr>
    <w:rPr>
      <w:b/>
      <w:sz w:val="24"/>
    </w:rPr>
  </w:style>
  <w:style w:type="paragraph" w:customStyle="1" w:styleId="TF-texto-figuracommoldura">
    <w:name w:val="TF-texto-figura com moldura"/>
    <w:next w:val="TF-ilustraoFONTE"/>
    <w:semiHidden/>
    <w:pPr>
      <w:keepNext/>
      <w:keepLines/>
      <w:framePr w:hSpace="142" w:vSpace="142" w:wrap="notBeside" w:vAnchor="text" w:hAnchor="text" w:xAlign="center" w:y="1"/>
      <w:pBdr>
        <w:top w:val="single" w:sz="4" w:space="1" w:color="auto"/>
        <w:left w:val="single" w:sz="4" w:space="4" w:color="auto"/>
        <w:bottom w:val="single" w:sz="4" w:space="1" w:color="auto"/>
        <w:right w:val="single" w:sz="4" w:space="4" w:color="auto"/>
      </w:pBdr>
      <w:spacing w:before="360"/>
      <w:jc w:val="center"/>
    </w:pPr>
    <w:rPr>
      <w:rFonts w:ascii="Times" w:hAnsi="Times"/>
      <w:sz w:val="24"/>
    </w:rPr>
  </w:style>
  <w:style w:type="paragraph" w:customStyle="1" w:styleId="TF-ilustraoFONTE">
    <w:name w:val="TF-ilustração FONTE"/>
    <w:next w:val="Normal"/>
    <w:semiHidden/>
    <w:rsid w:val="002440B0"/>
    <w:pPr>
      <w:keepNext/>
    </w:pPr>
  </w:style>
  <w:style w:type="paragraph" w:customStyle="1" w:styleId="TF-textocompargrafo">
    <w:name w:val="TF-texto com parágrafo"/>
    <w:semiHidden/>
    <w:rsid w:val="00476C78"/>
    <w:pPr>
      <w:spacing w:before="240" w:line="360" w:lineRule="auto"/>
      <w:ind w:firstLine="680"/>
      <w:jc w:val="both"/>
    </w:pPr>
    <w:rPr>
      <w:color w:val="000000"/>
      <w:sz w:val="24"/>
    </w:rPr>
  </w:style>
  <w:style w:type="paragraph" w:customStyle="1" w:styleId="TF-agradecimentosTTULO">
    <w:name w:val="TF-agradecimentos TÍTULO"/>
    <w:basedOn w:val="Normal"/>
    <w:next w:val="TF-agradecimentosTEXTO"/>
    <w:semiHidden/>
    <w:rsid w:val="001E682E"/>
    <w:pPr>
      <w:keepNext w:val="0"/>
      <w:keepLines w:val="0"/>
      <w:pageBreakBefore/>
      <w:jc w:val="center"/>
    </w:pPr>
    <w:rPr>
      <w:b/>
      <w:caps/>
      <w:szCs w:val="20"/>
    </w:rPr>
  </w:style>
  <w:style w:type="paragraph" w:customStyle="1" w:styleId="TF-LEGENDA">
    <w:name w:val="TF-LEGENDA"/>
    <w:basedOn w:val="Normal"/>
    <w:next w:val="TF-TEXTOQUADRO"/>
    <w:qFormat/>
    <w:rsid w:val="00640352"/>
    <w:pPr>
      <w:spacing w:before="60"/>
      <w:jc w:val="center"/>
      <w:outlineLvl w:val="0"/>
    </w:pPr>
    <w:rPr>
      <w:sz w:val="20"/>
      <w:szCs w:val="20"/>
    </w:rPr>
  </w:style>
  <w:style w:type="paragraph" w:customStyle="1" w:styleId="TF-listadesiglasTTULO">
    <w:name w:val="TF-lista de siglas TÍTULO"/>
    <w:basedOn w:val="Normal"/>
    <w:next w:val="TF-listadesiglasITEM"/>
    <w:semiHidden/>
    <w:rsid w:val="001E682E"/>
    <w:pPr>
      <w:keepNext w:val="0"/>
      <w:keepLines w:val="0"/>
      <w:pageBreakBefore/>
      <w:jc w:val="center"/>
    </w:pPr>
    <w:rPr>
      <w:b/>
      <w:caps/>
      <w:sz w:val="28"/>
      <w:szCs w:val="20"/>
    </w:rPr>
  </w:style>
  <w:style w:type="paragraph" w:customStyle="1" w:styleId="TF-TTULO">
    <w:name w:val="TF-TÍTULO"/>
    <w:next w:val="Normal"/>
    <w:rsid w:val="00E95A07"/>
    <w:pPr>
      <w:spacing w:before="240" w:after="120"/>
      <w:jc w:val="center"/>
    </w:pPr>
    <w:rPr>
      <w:b/>
      <w:caps/>
      <w:sz w:val="24"/>
    </w:rPr>
  </w:style>
  <w:style w:type="paragraph" w:customStyle="1" w:styleId="TF-CITAO">
    <w:name w:val="TF-CITAÇÃO"/>
    <w:next w:val="TF-TEXTO"/>
    <w:pPr>
      <w:widowControl w:val="0"/>
      <w:spacing w:after="160"/>
      <w:ind w:left="2268"/>
      <w:jc w:val="both"/>
    </w:pPr>
  </w:style>
  <w:style w:type="paragraph" w:customStyle="1" w:styleId="TF-tabelaFONTE">
    <w:name w:val="TF-tabela FONTE"/>
    <w:basedOn w:val="TF-ilustraoFONTE"/>
    <w:semiHidden/>
    <w:pPr>
      <w:spacing w:after="160"/>
    </w:p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TF-xAvalITEMTABELA">
    <w:name w:val="TF-xAval ITEM TABELA"/>
    <w:basedOn w:val="TF-xAvalITEMDETALHE"/>
    <w:rsid w:val="00320BFA"/>
    <w:pPr>
      <w:ind w:left="0"/>
      <w:jc w:val="center"/>
    </w:pPr>
  </w:style>
  <w:style w:type="paragraph" w:customStyle="1" w:styleId="TF-ilustraoTEXTO">
    <w:name w:val="TF-ilustração TEXTO"/>
    <w:semiHidden/>
    <w:pPr>
      <w:keepNext/>
    </w:pPr>
    <w:rPr>
      <w:sz w:val="22"/>
    </w:rPr>
  </w:style>
  <w:style w:type="paragraph" w:customStyle="1" w:styleId="TF-subalineasn2">
    <w:name w:val="TF-subalineas n2"/>
    <w:basedOn w:val="TF-alneacomletras"/>
    <w:autoRedefine/>
    <w:semiHidden/>
    <w:pPr>
      <w:numPr>
        <w:ilvl w:val="1"/>
      </w:numPr>
      <w:tabs>
        <w:tab w:val="clear" w:pos="1398"/>
        <w:tab w:val="num" w:pos="360"/>
        <w:tab w:val="num" w:pos="1440"/>
      </w:tabs>
      <w:ind w:left="1440" w:hanging="360"/>
    </w:pPr>
  </w:style>
  <w:style w:type="paragraph" w:customStyle="1" w:styleId="TF-alneacomletras">
    <w:name w:val="TF-alínea com letras"/>
    <w:autoRedefine/>
    <w:semiHidden/>
    <w:pPr>
      <w:numPr>
        <w:numId w:val="4"/>
      </w:numPr>
      <w:spacing w:line="360" w:lineRule="auto"/>
      <w:jc w:val="both"/>
    </w:pPr>
    <w:rPr>
      <w:color w:val="000000"/>
      <w:sz w:val="24"/>
    </w:rPr>
  </w:style>
  <w:style w:type="paragraph" w:customStyle="1" w:styleId="TF-listas-preenchimentoentre">
    <w:name w:val="TF-listas - preenchimento entre"/>
    <w:basedOn w:val="TF-listadetabelasTTULO"/>
    <w:next w:val="TF-listadetabelasTTULO"/>
    <w:semiHidden/>
  </w:style>
  <w:style w:type="paragraph" w:customStyle="1" w:styleId="TF-subalineasn3">
    <w:name w:val="TF-subalineas n3"/>
    <w:basedOn w:val="TF-subalineasn2"/>
    <w:autoRedefine/>
    <w:semiHidden/>
    <w:pPr>
      <w:numPr>
        <w:ilvl w:val="2"/>
      </w:numPr>
      <w:tabs>
        <w:tab w:val="clear" w:pos="1721"/>
        <w:tab w:val="num" w:pos="360"/>
        <w:tab w:val="num" w:pos="1440"/>
        <w:tab w:val="num" w:pos="2160"/>
      </w:tabs>
      <w:ind w:left="2160" w:hanging="360"/>
    </w:pPr>
  </w:style>
  <w:style w:type="paragraph" w:customStyle="1" w:styleId="TF-conteudo-quadro">
    <w:name w:val="TF-conteudo-quadro"/>
    <w:semiHidden/>
    <w:pPr>
      <w:keepNext/>
      <w:keepLines/>
    </w:pPr>
    <w:rPr>
      <w:rFonts w:ascii="Courier" w:hAnsi="Courier"/>
      <w:lang w:val="en-US"/>
    </w:rPr>
  </w:style>
  <w:style w:type="paragraph" w:customStyle="1" w:styleId="TF-TEXTOQUADROCentralizado">
    <w:name w:val="TF-TEXTO QUADRO Centralizado"/>
    <w:basedOn w:val="TF-TEXTOQUADRO"/>
    <w:pPr>
      <w:jc w:val="center"/>
    </w:pPr>
  </w:style>
  <w:style w:type="paragraph" w:styleId="Textodebalo">
    <w:name w:val="Balloon Text"/>
    <w:basedOn w:val="Normal"/>
    <w:link w:val="TextodebaloChar"/>
    <w:uiPriority w:val="99"/>
    <w:semiHidden/>
    <w:unhideWhenUsed/>
    <w:rsid w:val="00984240"/>
    <w:rPr>
      <w:rFonts w:ascii="Tahoma" w:hAnsi="Tahoma"/>
      <w:sz w:val="16"/>
      <w:szCs w:val="16"/>
      <w:lang w:val="x-none" w:eastAsia="x-none"/>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 QUADRO Direita"/>
    <w:basedOn w:val="TF-TEXTOQUADRO"/>
    <w:rsid w:val="00572864"/>
    <w:pPr>
      <w:jc w:val="right"/>
    </w:p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LEGENDA-Ilustracao">
    <w:name w:val="TF-LEGENDA-Ilustracao"/>
    <w:basedOn w:val="TF-LEGENDA"/>
    <w:semiHidden/>
    <w:qFormat/>
    <w:rsid w:val="00F40690"/>
  </w:style>
  <w:style w:type="paragraph" w:customStyle="1" w:styleId="TF-LEGENDA-Tabela">
    <w:name w:val="TF-LEGENDA-Tabela"/>
    <w:basedOn w:val="TF-LEGENDA"/>
    <w:semiHidden/>
    <w:qFormat/>
    <w:rsid w:val="002E6DD1"/>
  </w:style>
  <w:style w:type="paragraph" w:customStyle="1" w:styleId="TF-FIGURA">
    <w:name w:val="TF-FIGURA"/>
    <w:basedOn w:val="TF-TEXTO"/>
    <w:qFormat/>
    <w:rsid w:val="00C458D3"/>
    <w:pPr>
      <w:keepNext/>
      <w:spacing w:after="0"/>
      <w:ind w:firstLine="0"/>
      <w:jc w:val="center"/>
    </w:pPr>
  </w:style>
  <w:style w:type="character" w:customStyle="1" w:styleId="TF-COURIER10">
    <w:name w:val="TF-COURIER10"/>
    <w:qFormat/>
    <w:rsid w:val="00620D93"/>
    <w:rPr>
      <w:rFonts w:ascii="Courier New" w:hAnsi="Courier New"/>
      <w:sz w:val="20"/>
    </w:rPr>
  </w:style>
  <w:style w:type="paragraph" w:customStyle="1" w:styleId="TtuloIntroduo">
    <w:name w:val="Título Introdução"/>
    <w:basedOn w:val="Ttulo1"/>
    <w:qFormat/>
    <w:rsid w:val="00F62F49"/>
    <w:pPr>
      <w:spacing w:before="480"/>
    </w:pPr>
  </w:style>
  <w:style w:type="paragraph" w:styleId="Textodecomentrio">
    <w:name w:val="annotation text"/>
    <w:basedOn w:val="Normal"/>
    <w:link w:val="TextodecomentrioChar"/>
    <w:uiPriority w:val="99"/>
    <w:unhideWhenUsed/>
    <w:rsid w:val="003D398C"/>
    <w:rPr>
      <w:sz w:val="20"/>
      <w:szCs w:val="20"/>
    </w:rPr>
  </w:style>
  <w:style w:type="character" w:customStyle="1" w:styleId="TextodecomentrioChar">
    <w:name w:val="Texto de comentário Char"/>
    <w:basedOn w:val="Fontepargpadro"/>
    <w:link w:val="Textodecomentrio"/>
    <w:uiPriority w:val="99"/>
    <w:rsid w:val="003D398C"/>
  </w:style>
  <w:style w:type="character" w:styleId="Refdecomentrio">
    <w:name w:val="annotation reference"/>
    <w:uiPriority w:val="99"/>
    <w:semiHidden/>
    <w:unhideWhenUsed/>
    <w:rsid w:val="003D398C"/>
    <w:rPr>
      <w:sz w:val="16"/>
      <w:szCs w:val="16"/>
    </w:rPr>
  </w:style>
  <w:style w:type="paragraph" w:styleId="Assuntodocomentrio">
    <w:name w:val="annotation subject"/>
    <w:basedOn w:val="Textodecomentrio"/>
    <w:next w:val="Textodecomentrio"/>
    <w:link w:val="AssuntodocomentrioChar"/>
    <w:uiPriority w:val="99"/>
    <w:semiHidden/>
    <w:unhideWhenUsed/>
    <w:rsid w:val="00730839"/>
    <w:rPr>
      <w:b/>
      <w:bCs/>
      <w:lang w:val="x-none" w:eastAsia="x-none"/>
    </w:rPr>
  </w:style>
  <w:style w:type="character" w:customStyle="1" w:styleId="AssuntodocomentrioChar">
    <w:name w:val="Assunto do comentário Char"/>
    <w:link w:val="Assuntodocomentrio"/>
    <w:uiPriority w:val="99"/>
    <w:semiHidden/>
    <w:rsid w:val="00730839"/>
    <w:rPr>
      <w:b/>
      <w:bCs/>
    </w:rPr>
  </w:style>
  <w:style w:type="paragraph" w:styleId="Reviso">
    <w:name w:val="Revision"/>
    <w:hidden/>
    <w:uiPriority w:val="99"/>
    <w:semiHidden/>
    <w:rsid w:val="00186092"/>
    <w:rPr>
      <w:sz w:val="24"/>
      <w:szCs w:val="24"/>
    </w:rPr>
  </w:style>
  <w:style w:type="paragraph" w:styleId="Textodenotaderodap">
    <w:name w:val="footnote text"/>
    <w:basedOn w:val="Normal"/>
    <w:link w:val="TextodenotaderodapChar"/>
    <w:uiPriority w:val="99"/>
    <w:semiHidden/>
    <w:unhideWhenUsed/>
    <w:rsid w:val="00724679"/>
    <w:rPr>
      <w:sz w:val="20"/>
      <w:szCs w:val="20"/>
    </w:rPr>
  </w:style>
  <w:style w:type="character" w:customStyle="1" w:styleId="TextodenotaderodapChar">
    <w:name w:val="Texto de nota de rodapé Char"/>
    <w:basedOn w:val="Fontepargpadro"/>
    <w:link w:val="Textodenotaderodap"/>
    <w:uiPriority w:val="99"/>
    <w:semiHidden/>
    <w:rsid w:val="00724679"/>
  </w:style>
  <w:style w:type="character" w:styleId="Refdenotaderodap">
    <w:name w:val="footnote reference"/>
    <w:semiHidden/>
    <w:unhideWhenUsed/>
    <w:rsid w:val="00724679"/>
    <w:rPr>
      <w:vertAlign w:val="superscript"/>
    </w:rPr>
  </w:style>
  <w:style w:type="paragraph" w:customStyle="1" w:styleId="TF-orientador">
    <w:name w:val="TF-orientador"/>
    <w:basedOn w:val="TF-autor"/>
    <w:semiHidden/>
    <w:qFormat/>
    <w:rsid w:val="00B05485"/>
    <w:pPr>
      <w:spacing w:after="480"/>
    </w:pPr>
  </w:style>
  <w:style w:type="paragraph" w:customStyle="1" w:styleId="TF-avaliaoCABEALHO">
    <w:name w:val="TF-avaliação CABEÇALHO"/>
    <w:basedOn w:val="Normal"/>
    <w:semiHidden/>
    <w:rsid w:val="00377DA7"/>
    <w:pPr>
      <w:keepNext w:val="0"/>
      <w:keepLines w:val="0"/>
    </w:pPr>
  </w:style>
  <w:style w:type="paragraph" w:customStyle="1" w:styleId="TF-avaliaoTTULOTCC">
    <w:name w:val="TF-avaliação TÍTULO TCC"/>
    <w:basedOn w:val="Normal"/>
    <w:semiHidden/>
    <w:rsid w:val="00B00A13"/>
    <w:pPr>
      <w:keepNext w:val="0"/>
      <w:keepLines w:val="0"/>
      <w:spacing w:before="240"/>
      <w:ind w:left="1276" w:hanging="1276"/>
      <w:jc w:val="both"/>
    </w:pPr>
    <w:rPr>
      <w:caps/>
    </w:rPr>
  </w:style>
  <w:style w:type="paragraph" w:customStyle="1" w:styleId="TF-avaliaoTTULO1">
    <w:name w:val="TF-avaliação TÍTULO 1"/>
    <w:semiHidden/>
    <w:rsid w:val="00B00A13"/>
    <w:pPr>
      <w:numPr>
        <w:numId w:val="11"/>
      </w:numPr>
      <w:tabs>
        <w:tab w:val="left" w:pos="284"/>
      </w:tabs>
      <w:spacing w:before="240"/>
    </w:pPr>
    <w:rPr>
      <w:b/>
      <w:caps/>
      <w:noProof/>
      <w:sz w:val="24"/>
    </w:rPr>
  </w:style>
  <w:style w:type="paragraph" w:customStyle="1" w:styleId="TF-avaliaoTTULO2c">
    <w:name w:val="TF-avaliação TÍTULO 2c"/>
    <w:basedOn w:val="TF-avaliaoTTULO1"/>
    <w:semiHidden/>
    <w:rsid w:val="0007209B"/>
    <w:pPr>
      <w:numPr>
        <w:ilvl w:val="1"/>
      </w:numPr>
      <w:spacing w:before="400" w:after="100"/>
    </w:pPr>
    <w:rPr>
      <w:b w:val="0"/>
    </w:rPr>
  </w:style>
  <w:style w:type="paragraph" w:customStyle="1" w:styleId="TF-avaliaotexto">
    <w:name w:val="TF-avaliação texto"/>
    <w:basedOn w:val="TF-TEXTO"/>
    <w:semiHidden/>
    <w:qFormat/>
    <w:rsid w:val="00A045C4"/>
    <w:pPr>
      <w:ind w:firstLine="0"/>
    </w:pPr>
  </w:style>
  <w:style w:type="paragraph" w:customStyle="1" w:styleId="TF-avaliaoQUADRO">
    <w:name w:val="TF-avaliação QUADRO"/>
    <w:basedOn w:val="Normal"/>
    <w:semiHidden/>
    <w:rsid w:val="00B00A13"/>
    <w:pPr>
      <w:keepNext w:val="0"/>
      <w:keepLines w:val="0"/>
      <w:spacing w:before="60" w:after="60"/>
    </w:pPr>
    <w:rPr>
      <w:sz w:val="20"/>
    </w:rPr>
  </w:style>
  <w:style w:type="paragraph" w:customStyle="1" w:styleId="TF-AUTOR0">
    <w:name w:val="TF-AUTOR"/>
    <w:basedOn w:val="Normal"/>
    <w:rsid w:val="00752038"/>
    <w:pPr>
      <w:spacing w:before="120"/>
      <w:jc w:val="center"/>
    </w:pPr>
    <w:rPr>
      <w:color w:val="000000"/>
      <w:sz w:val="20"/>
      <w:szCs w:val="20"/>
    </w:rPr>
  </w:style>
  <w:style w:type="paragraph" w:customStyle="1" w:styleId="TF-CDIGO-FONTE">
    <w:name w:val="TF-CÓDIGO-FONTE"/>
    <w:rsid w:val="001E682E"/>
    <w:pPr>
      <w:keepNext/>
      <w:keepLines/>
    </w:pPr>
    <w:rPr>
      <w:rFonts w:ascii="Courier" w:hAnsi="Courier"/>
      <w:lang w:val="en-US"/>
    </w:rPr>
  </w:style>
  <w:style w:type="paragraph" w:customStyle="1" w:styleId="TF-FONTE">
    <w:name w:val="TF-FONTE"/>
    <w:next w:val="Normal"/>
    <w:qFormat/>
    <w:rsid w:val="00C458D3"/>
    <w:pPr>
      <w:spacing w:after="120"/>
      <w:jc w:val="center"/>
    </w:pPr>
    <w:rPr>
      <w:sz w:val="18"/>
    </w:rPr>
  </w:style>
  <w:style w:type="paragraph" w:customStyle="1" w:styleId="TF-REFERNCIASITEM0">
    <w:name w:val="TF-REFERÊNCIAS ITEM"/>
    <w:rsid w:val="005F7EDE"/>
    <w:pPr>
      <w:keepLines/>
      <w:spacing w:before="120"/>
    </w:pPr>
    <w:rPr>
      <w:sz w:val="18"/>
    </w:rPr>
  </w:style>
  <w:style w:type="paragraph" w:customStyle="1" w:styleId="TF-xAvalITEM">
    <w:name w:val="TF-xAval ITEM"/>
    <w:basedOn w:val="Normal"/>
    <w:rsid w:val="00320BFA"/>
    <w:pPr>
      <w:keepNext w:val="0"/>
      <w:keepLines w:val="0"/>
      <w:numPr>
        <w:numId w:val="16"/>
      </w:numPr>
      <w:jc w:val="both"/>
    </w:pPr>
    <w:rPr>
      <w:sz w:val="18"/>
    </w:rPr>
  </w:style>
  <w:style w:type="paragraph" w:customStyle="1" w:styleId="TF-xAvalITEMDETALHE">
    <w:name w:val="TF-xAval ITEM DETALHE"/>
    <w:basedOn w:val="Normal"/>
    <w:rsid w:val="00320BFA"/>
    <w:pPr>
      <w:keepNext w:val="0"/>
      <w:keepLines w:val="0"/>
      <w:numPr>
        <w:ilvl w:val="1"/>
      </w:numPr>
      <w:ind w:left="353"/>
      <w:jc w:val="both"/>
    </w:pPr>
    <w:rPr>
      <w:sz w:val="18"/>
    </w:rPr>
  </w:style>
  <w:style w:type="paragraph" w:customStyle="1" w:styleId="TF-xAvalLINHA">
    <w:name w:val="TF-xAval LINHA"/>
    <w:basedOn w:val="Normal"/>
    <w:rsid w:val="00320BFA"/>
    <w:pPr>
      <w:keepNext w:val="0"/>
      <w:keepLines w:val="0"/>
      <w:tabs>
        <w:tab w:val="left" w:pos="1134"/>
        <w:tab w:val="left" w:leader="underscore" w:pos="9072"/>
      </w:tabs>
      <w:spacing w:before="180" w:after="60"/>
    </w:pPr>
    <w:rPr>
      <w:sz w:val="20"/>
    </w:rPr>
  </w:style>
  <w:style w:type="paragraph" w:customStyle="1" w:styleId="TF-xAvalTTULO">
    <w:name w:val="TF-xAval TÍTULO"/>
    <w:basedOn w:val="Normal"/>
    <w:rsid w:val="00592BA8"/>
    <w:pPr>
      <w:keepNext w:val="0"/>
      <w:keepLines w:val="0"/>
      <w:tabs>
        <w:tab w:val="left" w:pos="708"/>
      </w:tabs>
      <w:ind w:left="720" w:hanging="720"/>
      <w:jc w:val="center"/>
    </w:pPr>
    <w:rPr>
      <w:caps/>
      <w:noProof/>
      <w:sz w:val="22"/>
      <w:szCs w:val="20"/>
    </w:rPr>
  </w:style>
  <w:style w:type="paragraph" w:styleId="Legenda">
    <w:name w:val="caption"/>
    <w:basedOn w:val="Normal"/>
    <w:next w:val="Normal"/>
    <w:uiPriority w:val="35"/>
    <w:qFormat/>
    <w:rsid w:val="00A017C9"/>
    <w:rPr>
      <w:b/>
      <w:bCs/>
      <w:sz w:val="20"/>
      <w:szCs w:val="20"/>
    </w:rPr>
  </w:style>
  <w:style w:type="paragraph" w:customStyle="1" w:styleId="TF-TEXTO-QUADRO">
    <w:name w:val="TF-TEXTO-QUADRO"/>
    <w:qFormat/>
    <w:rsid w:val="00C44739"/>
    <w:pPr>
      <w:keepLines/>
    </w:pPr>
  </w:style>
  <w:style w:type="paragraph" w:styleId="NormalWeb">
    <w:name w:val="Normal (Web)"/>
    <w:basedOn w:val="Normal"/>
    <w:uiPriority w:val="99"/>
    <w:semiHidden/>
    <w:unhideWhenUsed/>
    <w:rsid w:val="00D51BF6"/>
  </w:style>
  <w:style w:type="character" w:styleId="MenoPendente">
    <w:name w:val="Unresolved Mention"/>
    <w:basedOn w:val="Fontepargpadro"/>
    <w:uiPriority w:val="99"/>
    <w:semiHidden/>
    <w:unhideWhenUsed/>
    <w:rsid w:val="00A42B81"/>
    <w:rPr>
      <w:color w:val="605E5C"/>
      <w:shd w:val="clear" w:color="auto" w:fill="E1DFDD"/>
    </w:rPr>
  </w:style>
  <w:style w:type="character" w:customStyle="1" w:styleId="Ttulo2Char">
    <w:name w:val="Título 2 Char"/>
    <w:aliases w:val="TF-TÍTULO 2 Char"/>
    <w:basedOn w:val="Fontepargpadro"/>
    <w:link w:val="Ttulo2"/>
    <w:rsid w:val="007309E8"/>
    <w:rPr>
      <w:caps/>
      <w:color w:val="000000"/>
    </w:rPr>
  </w:style>
  <w:style w:type="character" w:styleId="HiperlinkVisitado">
    <w:name w:val="FollowedHyperlink"/>
    <w:basedOn w:val="Fontepargpadro"/>
    <w:uiPriority w:val="99"/>
    <w:semiHidden/>
    <w:unhideWhenUsed/>
    <w:rsid w:val="004735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812">
      <w:bodyDiv w:val="1"/>
      <w:marLeft w:val="0"/>
      <w:marRight w:val="0"/>
      <w:marTop w:val="0"/>
      <w:marBottom w:val="0"/>
      <w:divBdr>
        <w:top w:val="none" w:sz="0" w:space="0" w:color="auto"/>
        <w:left w:val="none" w:sz="0" w:space="0" w:color="auto"/>
        <w:bottom w:val="none" w:sz="0" w:space="0" w:color="auto"/>
        <w:right w:val="none" w:sz="0" w:space="0" w:color="auto"/>
      </w:divBdr>
    </w:div>
    <w:div w:id="540362162">
      <w:bodyDiv w:val="1"/>
      <w:marLeft w:val="0"/>
      <w:marRight w:val="0"/>
      <w:marTop w:val="0"/>
      <w:marBottom w:val="0"/>
      <w:divBdr>
        <w:top w:val="none" w:sz="0" w:space="0" w:color="auto"/>
        <w:left w:val="none" w:sz="0" w:space="0" w:color="auto"/>
        <w:bottom w:val="none" w:sz="0" w:space="0" w:color="auto"/>
        <w:right w:val="none" w:sz="0" w:space="0" w:color="auto"/>
      </w:divBdr>
    </w:div>
    <w:div w:id="1010986455">
      <w:bodyDiv w:val="1"/>
      <w:marLeft w:val="0"/>
      <w:marRight w:val="0"/>
      <w:marTop w:val="0"/>
      <w:marBottom w:val="0"/>
      <w:divBdr>
        <w:top w:val="none" w:sz="0" w:space="0" w:color="auto"/>
        <w:left w:val="none" w:sz="0" w:space="0" w:color="auto"/>
        <w:bottom w:val="none" w:sz="0" w:space="0" w:color="auto"/>
        <w:right w:val="none" w:sz="0" w:space="0" w:color="auto"/>
      </w:divBdr>
    </w:div>
    <w:div w:id="1214266550">
      <w:bodyDiv w:val="1"/>
      <w:marLeft w:val="0"/>
      <w:marRight w:val="0"/>
      <w:marTop w:val="0"/>
      <w:marBottom w:val="0"/>
      <w:divBdr>
        <w:top w:val="none" w:sz="0" w:space="0" w:color="auto"/>
        <w:left w:val="none" w:sz="0" w:space="0" w:color="auto"/>
        <w:bottom w:val="none" w:sz="0" w:space="0" w:color="auto"/>
        <w:right w:val="none" w:sz="0" w:space="0" w:color="auto"/>
      </w:divBdr>
    </w:div>
    <w:div w:id="1265117110">
      <w:bodyDiv w:val="1"/>
      <w:marLeft w:val="0"/>
      <w:marRight w:val="0"/>
      <w:marTop w:val="0"/>
      <w:marBottom w:val="0"/>
      <w:divBdr>
        <w:top w:val="none" w:sz="0" w:space="0" w:color="auto"/>
        <w:left w:val="none" w:sz="0" w:space="0" w:color="auto"/>
        <w:bottom w:val="none" w:sz="0" w:space="0" w:color="auto"/>
        <w:right w:val="none" w:sz="0" w:space="0" w:color="auto"/>
      </w:divBdr>
    </w:div>
    <w:div w:id="147104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62B6F2BE3591D40A0C7A0A4BEC256F7" ma:contentTypeVersion="14" ma:contentTypeDescription="Crie um novo documento." ma:contentTypeScope="" ma:versionID="074bf7762bd6e3e2334926f176ff728d">
  <xsd:schema xmlns:xsd="http://www.w3.org/2001/XMLSchema" xmlns:xs="http://www.w3.org/2001/XMLSchema" xmlns:p="http://schemas.microsoft.com/office/2006/metadata/properties" xmlns:ns3="548bca75-a459-40d1-a6a2-aed84de16578" xmlns:ns4="622b0dd9-eef4-4872-a663-5a510898fd38" targetNamespace="http://schemas.microsoft.com/office/2006/metadata/properties" ma:root="true" ma:fieldsID="d4d00f10096611ae914bd8fae488d417" ns3:_="" ns4:_="">
    <xsd:import namespace="548bca75-a459-40d1-a6a2-aed84de16578"/>
    <xsd:import namespace="622b0dd9-eef4-4872-a663-5a510898fd3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8bca75-a459-40d1-a6a2-aed84de165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2b0dd9-eef4-4872-a663-5a510898fd38"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p:properties xmlns:p="http://schemas.microsoft.com/office/2006/metadata/properties" xmlns:xsi="http://www.w3.org/2001/XMLSchema-instance" xmlns:pc="http://schemas.microsoft.com/office/infopath/2007/PartnerControls">
  <documentManagement>
    <_activity xmlns="548bca75-a459-40d1-a6a2-aed84de16578" xsi:nil="true"/>
  </documentManagement>
</p:properties>
</file>

<file path=customXml/itemProps1.xml><?xml version="1.0" encoding="utf-8"?>
<ds:datastoreItem xmlns:ds="http://schemas.openxmlformats.org/officeDocument/2006/customXml" ds:itemID="{7B1E6EB0-B3F5-485A-9397-E673FC4F5C49}">
  <ds:schemaRefs>
    <ds:schemaRef ds:uri="http://schemas.microsoft.com/sharepoint/v3/contenttype/forms"/>
  </ds:schemaRefs>
</ds:datastoreItem>
</file>

<file path=customXml/itemProps2.xml><?xml version="1.0" encoding="utf-8"?>
<ds:datastoreItem xmlns:ds="http://schemas.openxmlformats.org/officeDocument/2006/customXml" ds:itemID="{68C7AB29-F983-4E67-950C-0305B5546E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8bca75-a459-40d1-a6a2-aed84de16578"/>
    <ds:schemaRef ds:uri="622b0dd9-eef4-4872-a663-5a510898f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E28FDA-35C6-4FCD-88ED-F93C837A14A5}">
  <ds:schemaRefs>
    <ds:schemaRef ds:uri="http://schemas.openxmlformats.org/officeDocument/2006/bibliography"/>
  </ds:schemaRefs>
</ds:datastoreItem>
</file>

<file path=customXml/itemProps4.xml><?xml version="1.0" encoding="utf-8"?>
<ds:datastoreItem xmlns:ds="http://schemas.openxmlformats.org/officeDocument/2006/customXml" ds:itemID="{41853661-3F52-45C5-AABD-8FFE43AA909F}">
  <ds:schemaRefs>
    <ds:schemaRef ds:uri="http://schemas.microsoft.com/office/2006/metadata/properties"/>
    <ds:schemaRef ds:uri="http://schemas.microsoft.com/office/infopath/2007/PartnerControls"/>
    <ds:schemaRef ds:uri="548bca75-a459-40d1-a6a2-aed84de16578"/>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4600</Words>
  <Characters>28935</Characters>
  <Application>Microsoft Office Word</Application>
  <DocSecurity>0</DocSecurity>
  <Lines>482</Lines>
  <Paragraphs>214</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33321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Gabriel Eduardo Pereira</cp:lastModifiedBy>
  <cp:revision>19</cp:revision>
  <cp:lastPrinted>2025-10-02T22:27:00Z</cp:lastPrinted>
  <dcterms:created xsi:type="dcterms:W3CDTF">2025-10-03T02:16:00Z</dcterms:created>
  <dcterms:modified xsi:type="dcterms:W3CDTF">2026-04-06T23:03:00Z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0x010100062B6F2BE3591D40A0C7A0A4BEC256F7</vt:lpwstr>
  </property>
</Properties>
</file>